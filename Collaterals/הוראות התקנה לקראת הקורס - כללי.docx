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2964071A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ins w:id="0" w:author="Tal, Gil (Mobileye)" w:date="2022-01-16T14:30:00Z">
        <w:r w:rsidR="00900744">
          <w:t>/2019</w:t>
        </w:r>
      </w:ins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4E198A" w:rsidR="0093272F" w:rsidDel="002126E0" w:rsidRDefault="0093272F" w:rsidP="0093272F">
      <w:pPr>
        <w:bidi/>
        <w:rPr>
          <w:del w:id="1" w:author="Tal, Gil (Mobileye)" w:date="2022-01-16T14:33:00Z"/>
          <w:rtl/>
        </w:rPr>
      </w:pPr>
      <w:del w:id="2" w:author="Tal, Gil (Mobileye)" w:date="2022-01-16T14:33:00Z">
        <w:r w:rsidDel="002126E0">
          <w:rPr>
            <w:rFonts w:hint="cs"/>
            <w:rtl/>
          </w:rPr>
          <w:delText xml:space="preserve">אם מחוברים דרך הרשת של אינטל יש לכוון את ה </w:delText>
        </w:r>
        <w:r w:rsidDel="002126E0">
          <w:delText>proxy</w:delText>
        </w:r>
        <w:r w:rsidDel="002126E0">
          <w:rPr>
            <w:rFonts w:hint="cs"/>
            <w:rtl/>
          </w:rPr>
          <w:delText xml:space="preserve"> של אינטל:</w:delText>
        </w:r>
      </w:del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2EC5AAD6" w:rsidR="0093272F" w:rsidDel="002126E0" w:rsidRDefault="008C16DC" w:rsidP="0093272F">
      <w:pPr>
        <w:bidi/>
        <w:rPr>
          <w:del w:id="3" w:author="Tal, Gil (Mobileye)" w:date="2022-01-16T14:33:00Z"/>
          <w:rtl/>
        </w:rPr>
      </w:pPr>
      <w:del w:id="4" w:author="Tal, Gil (Mobileye)" w:date="2022-01-16T14:33:00Z">
        <w:r w:rsidDel="002126E0">
          <w:rPr>
            <w:rFonts w:hint="cs"/>
            <w:noProof/>
          </w:rPr>
          <w:drawing>
            <wp:inline distT="0" distB="0" distL="0" distR="0" wp14:anchorId="6656B20B" wp14:editId="196ABC47">
              <wp:extent cx="4674235" cy="324421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4235" cy="3244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E3A73C" w14:textId="7E591268" w:rsidR="008C16DC" w:rsidDel="002126E0" w:rsidRDefault="008C16DC">
      <w:pPr>
        <w:bidi/>
        <w:rPr>
          <w:del w:id="5" w:author="Tal, Gil (Mobileye)" w:date="2022-01-16T14:33:00Z"/>
          <w:rtl/>
        </w:rPr>
        <w:pPrChange w:id="6" w:author="Tal, Gil (Mobileye)" w:date="2022-01-16T14:33:00Z">
          <w:pPr>
            <w:bidi/>
          </w:pPr>
        </w:pPrChange>
      </w:pPr>
    </w:p>
    <w:p w14:paraId="71FA4A1A" w14:textId="29D44244" w:rsidR="008C16DC" w:rsidRDefault="008C16DC">
      <w:pPr>
        <w:rPr>
          <w:rtl/>
        </w:rPr>
      </w:pPr>
      <w:del w:id="7" w:author="Tal, Gil (Mobileye)" w:date="2022-01-16T14:33:00Z">
        <w:r w:rsidDel="002126E0">
          <w:rPr>
            <w:rtl/>
          </w:rPr>
          <w:br w:type="page"/>
        </w:r>
      </w:del>
    </w:p>
    <w:p w14:paraId="277ECDEB" w14:textId="77777777" w:rsidR="002126E0" w:rsidRDefault="002126E0">
      <w:pPr>
        <w:rPr>
          <w:ins w:id="8" w:author="Tal, Gil (Mobileye)" w:date="2022-01-16T14:34:00Z"/>
          <w:rtl/>
        </w:rPr>
      </w:pPr>
      <w:ins w:id="9" w:author="Tal, Gil (Mobileye)" w:date="2022-01-16T14:34:00Z">
        <w:r>
          <w:rPr>
            <w:rtl/>
          </w:rPr>
          <w:br w:type="page"/>
        </w:r>
      </w:ins>
    </w:p>
    <w:p w14:paraId="79FFE462" w14:textId="468CED77" w:rsidR="00DD36D8" w:rsidDel="002126E0" w:rsidRDefault="008C16DC" w:rsidP="0093272F">
      <w:pPr>
        <w:bidi/>
        <w:rPr>
          <w:del w:id="10" w:author="Tal, Gil (Mobileye)" w:date="2022-01-16T14:34:00Z"/>
          <w:rtl/>
        </w:rPr>
      </w:pPr>
      <w:del w:id="11" w:author="Tal, Gil (Mobileye)" w:date="2022-01-16T14:34:00Z">
        <w:r w:rsidDel="002126E0">
          <w:rPr>
            <w:rFonts w:hint="cs"/>
            <w:rtl/>
          </w:rPr>
          <w:lastRenderedPageBreak/>
          <w:delText xml:space="preserve">סיגרו את </w:delText>
        </w:r>
        <w:r w:rsidR="00DD36D8" w:rsidDel="002126E0">
          <w:rPr>
            <w:rFonts w:hint="cs"/>
            <w:rtl/>
          </w:rPr>
          <w:delText>אפליקציי</w:delText>
        </w:r>
        <w:r w:rsidR="00DD36D8" w:rsidDel="002126E0">
          <w:rPr>
            <w:rFonts w:hint="eastAsia"/>
            <w:rtl/>
          </w:rPr>
          <w:delText>ת</w:delText>
        </w:r>
        <w:r w:rsidR="00DD36D8" w:rsidDel="002126E0">
          <w:rPr>
            <w:rFonts w:hint="cs"/>
            <w:rtl/>
          </w:rPr>
          <w:delText xml:space="preserve"> ה </w:delText>
        </w:r>
        <w:r w:rsidR="00DD36D8" w:rsidDel="002126E0">
          <w:delText>Arduino</w:delText>
        </w:r>
        <w:r w:rsidR="00DD36D8" w:rsidDel="002126E0">
          <w:rPr>
            <w:rFonts w:hint="cs"/>
            <w:rtl/>
          </w:rPr>
          <w:delText xml:space="preserve"> </w:delText>
        </w:r>
        <w:r w:rsidDel="002126E0">
          <w:rPr>
            <w:rFonts w:hint="cs"/>
            <w:rtl/>
          </w:rPr>
          <w:delText xml:space="preserve">והפעילו מחדש, </w:delText>
        </w:r>
      </w:del>
    </w:p>
    <w:p w14:paraId="68E986CD" w14:textId="37B21813" w:rsidR="00DD36D8" w:rsidDel="002126E0" w:rsidRDefault="00DD36D8" w:rsidP="00DD36D8">
      <w:pPr>
        <w:bidi/>
        <w:rPr>
          <w:del w:id="12" w:author="Tal, Gil (Mobileye)" w:date="2022-01-16T14:34:00Z"/>
          <w:rtl/>
        </w:rPr>
      </w:pPr>
      <w:del w:id="13" w:author="Tal, Gil (Mobileye)" w:date="2022-01-16T14:34:00Z">
        <w:r w:rsidDel="002126E0">
          <w:rPr>
            <w:noProof/>
          </w:rPr>
          <w:drawing>
            <wp:inline distT="0" distB="0" distL="0" distR="0" wp14:anchorId="624AB803" wp14:editId="1A4A69FE">
              <wp:extent cx="3053080" cy="356997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53080" cy="3569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E54268" w14:textId="0F6946CD" w:rsidR="009D2503" w:rsidDel="002126E0" w:rsidRDefault="009D2503">
      <w:pPr>
        <w:bidi/>
        <w:rPr>
          <w:del w:id="14" w:author="Tal, Gil (Mobileye)" w:date="2022-01-16T14:34:00Z"/>
          <w:rtl/>
        </w:rPr>
        <w:pPrChange w:id="15" w:author="Tal, Gil (Mobileye)" w:date="2022-01-16T14:34:00Z">
          <w:pPr/>
        </w:pPrChange>
      </w:pPr>
      <w:del w:id="16" w:author="Tal, Gil (Mobileye)" w:date="2022-01-16T14:34:00Z">
        <w:r w:rsidDel="002126E0">
          <w:rPr>
            <w:rtl/>
          </w:rPr>
          <w:br w:type="page"/>
        </w:r>
      </w:del>
    </w:p>
    <w:p w14:paraId="33318B1D" w14:textId="77777777" w:rsidR="009D2503" w:rsidRDefault="009D2503">
      <w:pPr>
        <w:bidi/>
        <w:rPr>
          <w:rtl/>
        </w:rPr>
        <w:pPrChange w:id="17" w:author="Tal, Gil (Mobileye)" w:date="2022-01-16T14:34:00Z">
          <w:pPr>
            <w:bidi/>
          </w:pPr>
        </w:pPrChange>
      </w:pPr>
      <w:r>
        <w:rPr>
          <w:rFonts w:hint="cs"/>
          <w:rtl/>
        </w:rPr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1743B91E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ins w:id="18" w:author="Tal, Gil (Mobileye)" w:date="2022-01-16T14:34:00Z">
        <w:r w:rsidR="002126E0">
          <w:rPr>
            <w:rFonts w:hint="cs"/>
            <w:rtl/>
          </w:rPr>
          <w:t xml:space="preserve"> (שימו ל</w:t>
        </w:r>
      </w:ins>
      <w:ins w:id="19" w:author="Tal, Gil (Mobileye)" w:date="2022-01-16T14:35:00Z">
        <w:r w:rsidR="002126E0">
          <w:rPr>
            <w:rFonts w:hint="cs"/>
            <w:rtl/>
          </w:rPr>
          <w:t>ב, רק "</w:t>
        </w:r>
        <w:r w:rsidR="002126E0" w:rsidRPr="002126E0">
          <w:rPr>
            <w:highlight w:val="yellow"/>
            <w:rtl/>
            <w:rPrChange w:id="20" w:author="Tal, Gil (Mobileye)" w:date="2022-01-16T14:35:00Z">
              <w:rPr>
                <w:rtl/>
              </w:rPr>
            </w:rPrChange>
          </w:rPr>
          <w:t>,</w:t>
        </w:r>
        <w:r w:rsidR="002126E0">
          <w:rPr>
            <w:rFonts w:hint="cs"/>
            <w:rtl/>
          </w:rPr>
          <w:t>" מפריד בן החבילות השונות)</w:t>
        </w:r>
      </w:ins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7B04F2AB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 xml:space="preserve">בחרו בגרסה </w:t>
      </w:r>
      <w:del w:id="21" w:author="Tal, Gil (Mobileye)" w:date="2022-01-23T08:56:00Z">
        <w:r w:rsidR="008A24E5" w:rsidRPr="007E3F27" w:rsidDel="007E3F27">
          <w:rPr>
            <w:rFonts w:hint="cs"/>
            <w:b/>
            <w:bCs/>
            <w:rtl/>
            <w:rPrChange w:id="22" w:author="Tal, Gil (Mobileye)" w:date="2022-01-23T08:57:00Z">
              <w:rPr>
                <w:rFonts w:hint="cs"/>
                <w:rtl/>
              </w:rPr>
            </w:rPrChange>
          </w:rPr>
          <w:delText>הכי עדכנית</w:delText>
        </w:r>
      </w:del>
      <w:ins w:id="23" w:author="Tal, Gil (Mobileye)" w:date="2022-01-23T08:56:00Z">
        <w:r w:rsidR="007E3F27" w:rsidRPr="007E3F27">
          <w:rPr>
            <w:b/>
            <w:bCs/>
            <w:rPrChange w:id="24" w:author="Tal, Gil (Mobileye)" w:date="2022-01-23T08:57:00Z">
              <w:rPr/>
            </w:rPrChange>
          </w:rPr>
          <w:t>2.0.0</w:t>
        </w:r>
      </w:ins>
      <w:r w:rsidR="008A24E5">
        <w:rPr>
          <w:rFonts w:hint="cs"/>
          <w:rtl/>
        </w:rPr>
        <w:t xml:space="preserve"> (</w:t>
      </w:r>
      <w:del w:id="25" w:author="Tal, Gil (Mobileye)" w:date="2022-01-23T08:56:00Z">
        <w:r w:rsidR="008A24E5" w:rsidDel="007E3F27">
          <w:rPr>
            <w:rFonts w:hint="cs"/>
            <w:rtl/>
          </w:rPr>
          <w:delText>כרג</w:delText>
        </w:r>
      </w:del>
      <w:del w:id="26" w:author="Tal, Gil (Mobileye)" w:date="2022-01-16T14:47:00Z">
        <w:r w:rsidR="008A24E5" w:rsidDel="00442292">
          <w:rPr>
            <w:rFonts w:hint="cs"/>
            <w:rtl/>
          </w:rPr>
          <w:delText>ע 1.0.</w:delText>
        </w:r>
        <w:r w:rsidR="00794EB3" w:rsidDel="00442292">
          <w:rPr>
            <w:rFonts w:hint="cs"/>
            <w:rtl/>
          </w:rPr>
          <w:delText>6</w:delText>
        </w:r>
      </w:del>
      <w:ins w:id="27" w:author="Tal, Gil (Mobileye)" w:date="2022-01-23T08:56:00Z">
        <w:r w:rsidR="007E3F27">
          <w:rPr>
            <w:rFonts w:hint="cs"/>
            <w:rtl/>
          </w:rPr>
          <w:t xml:space="preserve">גרסאות מתקדמות יותר כרגע </w:t>
        </w:r>
      </w:ins>
      <w:ins w:id="28" w:author="Tal, Gil (Mobileye)" w:date="2022-01-23T08:57:00Z">
        <w:r w:rsidR="007E3F27">
          <w:rPr>
            <w:rFonts w:hint="cs"/>
            <w:rtl/>
          </w:rPr>
          <w:t>יוצרות בעיות, אז לא להתקין!!</w:t>
        </w:r>
      </w:ins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29" w:author="Shohat, Drory" w:date="2021-06-10T12:54:00Z"/>
          <w:rtl/>
        </w:rPr>
      </w:pPr>
      <w:del w:id="30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31" w:author="Shohat, Drory" w:date="2021-06-10T12:54:00Z"/>
          <w:rtl/>
        </w:rPr>
      </w:pPr>
      <w:del w:id="32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33" w:author="Shohat, Drory" w:date="2021-06-10T12:54:00Z"/>
          <w:rtl/>
        </w:rPr>
      </w:pPr>
      <w:del w:id="34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35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36" w:author="Shohat, Drory" w:date="2021-06-10T12:54:00Z"/>
        </w:rPr>
      </w:pPr>
      <w:ins w:id="37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38" w:author="Shohat, Drory" w:date="2021-06-10T12:54:00Z"/>
          <w:rtl/>
        </w:rPr>
      </w:pPr>
      <w:ins w:id="39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40" w:author="Shohat, Drory" w:date="2021-06-10T12:54:00Z"/>
          <w:rtl/>
        </w:rPr>
      </w:pPr>
      <w:ins w:id="41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42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43" w:author="Shohat, Drory" w:date="2021-06-10T12:54:00Z"/>
          <w:rtl/>
        </w:rPr>
      </w:pPr>
      <w:ins w:id="44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45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2FBB54E5" w:rsidR="00043B5F" w:rsidDel="008C29A4" w:rsidRDefault="00043B5F" w:rsidP="00043B5F">
      <w:pPr>
        <w:bidi/>
        <w:rPr>
          <w:del w:id="46" w:author="Shohat, Drory" w:date="2021-06-10T12:54:00Z"/>
          <w:rtl/>
        </w:rPr>
      </w:pPr>
      <w:del w:id="47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48" w:author="Shohat, Drory" w:date="2021-06-10T12:54:00Z"/>
          <w:rtl/>
        </w:rPr>
      </w:pPr>
      <w:del w:id="49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50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51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52" w:author="Tal, Gil (Mobileye)" w:date="2021-06-10T14:11:00Z">
        <w:r w:rsidR="00B776EE">
          <w:t xml:space="preserve"> </w:t>
        </w:r>
      </w:ins>
      <w:ins w:id="53" w:author="Tal, Gil (Mobileye)" w:date="2021-06-10T14:10:00Z">
        <w:r w:rsidR="00B776EE">
          <w:t xml:space="preserve"> </w:t>
        </w:r>
      </w:ins>
      <w:ins w:id="54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55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56" w:author="Shohat, Drory" w:date="2021-06-10T13:15:00Z">
        <w:del w:id="57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4683A817" w:rsidR="007E0579" w:rsidDel="007E3F27" w:rsidRDefault="00945233" w:rsidP="00945233">
      <w:pPr>
        <w:pStyle w:val="ListParagraph"/>
        <w:numPr>
          <w:ilvl w:val="0"/>
          <w:numId w:val="1"/>
        </w:numPr>
        <w:bidi/>
        <w:rPr>
          <w:del w:id="58" w:author="Tal, Gil (Mobileye)" w:date="2022-01-23T08:59:00Z"/>
        </w:rPr>
      </w:pPr>
      <w:del w:id="59" w:author="Tal, Gil (Mobileye)" w:date="2022-01-23T08:59:00Z">
        <w:r w:rsidDel="007E3F27">
          <w:rPr>
            <w:rFonts w:hint="cs"/>
            <w:rtl/>
          </w:rPr>
          <w:delText>העתיקו מהספריי</w:delText>
        </w:r>
        <w:r w:rsidDel="007E3F27">
          <w:rPr>
            <w:rFonts w:hint="eastAsia"/>
            <w:rtl/>
          </w:rPr>
          <w:delText>ה</w:delText>
        </w:r>
        <w:r w:rsidDel="007E3F27">
          <w:rPr>
            <w:rFonts w:hint="cs"/>
            <w:rtl/>
          </w:rPr>
          <w:delText xml:space="preserve"> </w:delText>
        </w:r>
        <w:r w:rsidRPr="00945233" w:rsidDel="007E3F27">
          <w:rPr>
            <w:b/>
            <w:bCs/>
          </w:rPr>
          <w:delText>Drivers</w:delText>
        </w:r>
        <w:r w:rsidDel="007E3F27">
          <w:rPr>
            <w:rFonts w:hint="cs"/>
            <w:rtl/>
          </w:rPr>
          <w:delText xml:space="preserve"> את הספריות:</w:delText>
        </w:r>
      </w:del>
      <w:del w:id="60" w:author="Tal, Gil (Mobileye)" w:date="2021-06-15T09:03:00Z">
        <w:r w:rsidDel="00161E94">
          <w:rPr>
            <w:rFonts w:hint="cs"/>
            <w:rtl/>
          </w:rPr>
          <w:delText xml:space="preserve"> </w:delText>
        </w:r>
        <w:r w:rsidRPr="00945233" w:rsidDel="00161E94">
          <w:delText>Adafruit_FT6206_Library</w:delText>
        </w:r>
        <w:r w:rsidDel="00161E94">
          <w:rPr>
            <w:rFonts w:hint="cs"/>
            <w:rtl/>
          </w:rPr>
          <w:delText xml:space="preserve">, </w:delText>
        </w:r>
      </w:del>
      <w:del w:id="61" w:author="Tal, Gil (Mobileye)" w:date="2022-01-23T08:59:00Z">
        <w:r w:rsidRPr="00945233" w:rsidDel="007E3F27">
          <w:delText>graphics</w:delText>
        </w:r>
        <w:r w:rsidDel="007E3F27">
          <w:rPr>
            <w:rFonts w:hint="cs"/>
            <w:rtl/>
          </w:rPr>
          <w:delText xml:space="preserve">, </w:delText>
        </w:r>
        <w:r w:rsidRPr="00945233" w:rsidDel="007E3F27">
          <w:delText>Pcf8574</w:delText>
        </w:r>
        <w:r w:rsidDel="007E3F27">
          <w:rPr>
            <w:rFonts w:hint="cs"/>
            <w:rtl/>
          </w:rPr>
          <w:delText xml:space="preserve">, </w:delText>
        </w:r>
        <w:r w:rsidR="0020577B" w:rsidDel="007E3F27">
          <w:delText xml:space="preserve">wiimote, OTAutil, NTPclient, </w:delText>
        </w:r>
        <w:r w:rsidRPr="00945233" w:rsidDel="007E3F27">
          <w:delText>RTClib</w:delText>
        </w:r>
        <w:r w:rsidDel="007E3F27">
          <w:rPr>
            <w:rFonts w:hint="cs"/>
            <w:rtl/>
          </w:rPr>
          <w:delText xml:space="preserve"> אל: </w:delText>
        </w:r>
        <w:r w:rsidRPr="0092610F" w:rsidDel="007E3F27">
          <w:rPr>
            <w:b/>
            <w:bCs/>
          </w:rPr>
          <w:delText>C:\Program Files (x86)\Arduino\libraries</w:delText>
        </w:r>
      </w:del>
    </w:p>
    <w:p w14:paraId="2548ACD0" w14:textId="2F79C2D2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del w:id="62" w:author="Tal, Gil (Mobileye)" w:date="2022-01-16T14:49:00Z">
        <w:r w:rsidRPr="00C31D58" w:rsidDel="00442292">
          <w:rPr>
            <w:b/>
            <w:bCs/>
            <w:sz w:val="20"/>
            <w:szCs w:val="20"/>
          </w:rPr>
          <w:delText>1</w:delText>
        </w:r>
      </w:del>
      <w:ins w:id="63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.0.</w:t>
      </w:r>
      <w:del w:id="64" w:author="Tal, Gil (Mobileye)" w:date="2022-01-16T14:49:00Z">
        <w:r w:rsidR="00794EB3" w:rsidDel="00442292">
          <w:rPr>
            <w:b/>
            <w:bCs/>
            <w:sz w:val="20"/>
            <w:szCs w:val="20"/>
          </w:rPr>
          <w:delText>6</w:delText>
        </w:r>
      </w:del>
      <w:ins w:id="65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03261D65" w14:textId="77777777" w:rsidR="00A428F4" w:rsidRDefault="002D0B1C" w:rsidP="00B10969">
      <w:pPr>
        <w:pStyle w:val="ListParagraph"/>
        <w:numPr>
          <w:ilvl w:val="0"/>
          <w:numId w:val="1"/>
        </w:numPr>
        <w:bidi/>
        <w:rPr>
          <w:ins w:id="66" w:author="Tal, Gil (Mobileye)" w:date="2021-06-12T23:17:00Z"/>
        </w:rPr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</w:t>
      </w:r>
    </w:p>
    <w:p w14:paraId="403FC7FE" w14:textId="4640E684" w:rsidR="00B10969" w:rsidDel="007E3F27" w:rsidRDefault="002D2FAC">
      <w:pPr>
        <w:pStyle w:val="ListParagraph"/>
        <w:numPr>
          <w:ilvl w:val="0"/>
          <w:numId w:val="1"/>
        </w:numPr>
        <w:bidi/>
        <w:rPr>
          <w:del w:id="67" w:author="Tal, Gil (Mobileye)" w:date="2022-01-23T08:59:00Z"/>
        </w:rPr>
        <w:pPrChange w:id="68" w:author="Tal, Gil (Mobileye)" w:date="2021-06-12T23:17:00Z">
          <w:pPr>
            <w:pStyle w:val="ListParagraph"/>
            <w:numPr>
              <w:numId w:val="1"/>
            </w:numPr>
            <w:bidi/>
            <w:ind w:hanging="360"/>
          </w:pPr>
        </w:pPrChange>
      </w:pPr>
      <w:del w:id="69" w:author="Tal, Gil (Mobileye)" w:date="2022-01-23T08:59:00Z">
        <w:r w:rsidDel="007E3F27">
          <w:rPr>
            <w:rFonts w:hint="cs"/>
            <w:rtl/>
          </w:rPr>
          <w:delText xml:space="preserve"> </w:delText>
        </w:r>
      </w:del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BFA2C" w14:textId="77777777" w:rsidR="007203B9" w:rsidRDefault="007203B9" w:rsidP="008A24E5">
      <w:pPr>
        <w:spacing w:after="0" w:line="240" w:lineRule="auto"/>
      </w:pPr>
      <w:r>
        <w:separator/>
      </w:r>
    </w:p>
  </w:endnote>
  <w:endnote w:type="continuationSeparator" w:id="0">
    <w:p w14:paraId="10638D77" w14:textId="77777777" w:rsidR="007203B9" w:rsidRDefault="007203B9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C96CD" w14:textId="77777777" w:rsidR="007203B9" w:rsidRDefault="007203B9" w:rsidP="008A24E5">
      <w:pPr>
        <w:spacing w:after="0" w:line="240" w:lineRule="auto"/>
      </w:pPr>
      <w:r>
        <w:separator/>
      </w:r>
    </w:p>
  </w:footnote>
  <w:footnote w:type="continuationSeparator" w:id="0">
    <w:p w14:paraId="3EC3D380" w14:textId="77777777" w:rsidR="007203B9" w:rsidRDefault="007203B9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al, Gil (Mobileye)">
    <w15:presenceInfo w15:providerId="AD" w15:userId="S::gil.tal@intel.com::f0265839-0df2-4f51-9b07-e29255fd875e"/>
  </w15:person>
  <w15:person w15:author="Shohat, Drory">
    <w15:presenceInfo w15:providerId="AD" w15:userId="S::drory.shohat@intel.com::9079ea5b-fd3e-43a9-a054-19d96eaa6c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61E94"/>
    <w:rsid w:val="00183AF1"/>
    <w:rsid w:val="0020577B"/>
    <w:rsid w:val="002126E0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414D19"/>
    <w:rsid w:val="00442292"/>
    <w:rsid w:val="004B7325"/>
    <w:rsid w:val="004E4489"/>
    <w:rsid w:val="0059207F"/>
    <w:rsid w:val="005E0B62"/>
    <w:rsid w:val="0066053E"/>
    <w:rsid w:val="006B7C95"/>
    <w:rsid w:val="006D43B5"/>
    <w:rsid w:val="007015F2"/>
    <w:rsid w:val="007203B9"/>
    <w:rsid w:val="007340FD"/>
    <w:rsid w:val="0078047A"/>
    <w:rsid w:val="00794EB3"/>
    <w:rsid w:val="007A389F"/>
    <w:rsid w:val="007E0579"/>
    <w:rsid w:val="007E3F27"/>
    <w:rsid w:val="007E4713"/>
    <w:rsid w:val="00815EAD"/>
    <w:rsid w:val="00821886"/>
    <w:rsid w:val="008474DE"/>
    <w:rsid w:val="008A24E5"/>
    <w:rsid w:val="008C16DC"/>
    <w:rsid w:val="008C29A4"/>
    <w:rsid w:val="008D544A"/>
    <w:rsid w:val="008E3A83"/>
    <w:rsid w:val="00900744"/>
    <w:rsid w:val="00912853"/>
    <w:rsid w:val="0092610F"/>
    <w:rsid w:val="0093272F"/>
    <w:rsid w:val="00945233"/>
    <w:rsid w:val="009B322C"/>
    <w:rsid w:val="009C6992"/>
    <w:rsid w:val="009D2503"/>
    <w:rsid w:val="00A428F4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6</cp:revision>
  <dcterms:created xsi:type="dcterms:W3CDTF">2022-01-16T12:33:00Z</dcterms:created>
  <dcterms:modified xsi:type="dcterms:W3CDTF">2022-01-23T06:59:00Z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