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7777777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4D532CDE" w:rsidR="0093272F" w:rsidRDefault="0093272F" w:rsidP="0093272F">
      <w:pPr>
        <w:bidi/>
        <w:rPr>
          <w:rtl/>
        </w:rPr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אינטל: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3C7131BD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1417E172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</w:t>
      </w:r>
      <w:r w:rsidR="00794EB3">
        <w:rPr>
          <w:rFonts w:hint="cs"/>
          <w:rtl/>
        </w:rPr>
        <w:t>6</w:t>
      </w:r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0" w:author="Shohat, Drory" w:date="2021-06-10T12:54:00Z"/>
          <w:rtl/>
        </w:rPr>
      </w:pPr>
      <w:del w:id="1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2" w:author="Shohat, Drory" w:date="2021-06-10T12:54:00Z"/>
          <w:rtl/>
        </w:rPr>
      </w:pPr>
      <w:del w:id="3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4" w:author="Shohat, Drory" w:date="2021-06-10T12:54:00Z"/>
          <w:rtl/>
        </w:rPr>
      </w:pPr>
      <w:del w:id="5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6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7" w:author="Shohat, Drory" w:date="2021-06-10T12:54:00Z"/>
        </w:rPr>
      </w:pPr>
      <w:ins w:id="8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9" w:author="Shohat, Drory" w:date="2021-06-10T12:54:00Z"/>
          <w:rtl/>
        </w:rPr>
      </w:pPr>
      <w:ins w:id="10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11" w:author="Shohat, Drory" w:date="2021-06-10T12:54:00Z"/>
          <w:rtl/>
        </w:rPr>
      </w:pPr>
      <w:ins w:id="12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13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14" w:author="Shohat, Drory" w:date="2021-06-10T12:54:00Z"/>
          <w:rtl/>
        </w:rPr>
      </w:pPr>
      <w:ins w:id="15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16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2FBB54E5" w:rsidR="00043B5F" w:rsidDel="008C29A4" w:rsidRDefault="00043B5F" w:rsidP="00043B5F">
      <w:pPr>
        <w:bidi/>
        <w:rPr>
          <w:del w:id="17" w:author="Shohat, Drory" w:date="2021-06-10T12:54:00Z"/>
          <w:rtl/>
        </w:rPr>
      </w:pPr>
      <w:del w:id="18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19" w:author="Shohat, Drory" w:date="2021-06-10T12:54:00Z"/>
          <w:rtl/>
        </w:rPr>
      </w:pPr>
      <w:del w:id="20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21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22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23" w:author="Tal, Gil (Mobileye)" w:date="2021-06-10T14:11:00Z">
        <w:r w:rsidR="00B776EE">
          <w:t xml:space="preserve"> </w:t>
        </w:r>
      </w:ins>
      <w:ins w:id="24" w:author="Tal, Gil (Mobileye)" w:date="2021-06-10T14:10:00Z">
        <w:r w:rsidR="00B776EE">
          <w:t xml:space="preserve"> </w:t>
        </w:r>
      </w:ins>
      <w:ins w:id="25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26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27" w:author="Shohat, Drory" w:date="2021-06-10T13:15:00Z">
        <w:del w:id="28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2B6FA77A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="0020577B">
        <w:t>wiimote</w:t>
      </w:r>
      <w:proofErr w:type="spellEnd"/>
      <w:r w:rsidR="0020577B">
        <w:t xml:space="preserve">, </w:t>
      </w:r>
      <w:proofErr w:type="spellStart"/>
      <w:r w:rsidR="0020577B">
        <w:t>OTAutil</w:t>
      </w:r>
      <w:proofErr w:type="spellEnd"/>
      <w:r w:rsidR="0020577B">
        <w:t xml:space="preserve">, </w:t>
      </w:r>
      <w:proofErr w:type="spellStart"/>
      <w:r w:rsidR="0020577B">
        <w:t>NTPclient</w:t>
      </w:r>
      <w:proofErr w:type="spellEnd"/>
      <w:r w:rsidR="0020577B"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0C80347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794EB3">
        <w:rPr>
          <w:b/>
          <w:bCs/>
          <w:sz w:val="20"/>
          <w:szCs w:val="20"/>
        </w:rPr>
        <w:t>6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77777777"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2C914" w14:textId="77777777" w:rsidR="009C6992" w:rsidRDefault="009C6992" w:rsidP="008A24E5">
      <w:pPr>
        <w:spacing w:after="0" w:line="240" w:lineRule="auto"/>
      </w:pPr>
      <w:r>
        <w:separator/>
      </w:r>
    </w:p>
  </w:endnote>
  <w:endnote w:type="continuationSeparator" w:id="0">
    <w:p w14:paraId="21B372FC" w14:textId="77777777" w:rsidR="009C6992" w:rsidRDefault="009C6992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CBE5E" w14:textId="77777777" w:rsidR="009C6992" w:rsidRDefault="009C6992" w:rsidP="008A24E5">
      <w:pPr>
        <w:spacing w:after="0" w:line="240" w:lineRule="auto"/>
      </w:pPr>
      <w:r>
        <w:separator/>
      </w:r>
    </w:p>
  </w:footnote>
  <w:footnote w:type="continuationSeparator" w:id="0">
    <w:p w14:paraId="7C9D435C" w14:textId="77777777" w:rsidR="009C6992" w:rsidRDefault="009C6992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ohat, Drory">
    <w15:presenceInfo w15:providerId="AD" w15:userId="S::drory.shohat@intel.com::9079ea5b-fd3e-43a9-a054-19d96eaa6c73"/>
  </w15:person>
  <w15:person w15:author="Tal, Gil (Mobileye)">
    <w15:presenceInfo w15:providerId="AD" w15:userId="S::gil.tal@intel.com::f0265839-0df2-4f51-9b07-e29255fd87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proofState w:spelling="clean" w:grammar="clean"/>
  <w:trackRevisions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83AF1"/>
    <w:rsid w:val="0020577B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59207F"/>
    <w:rsid w:val="005E0B62"/>
    <w:rsid w:val="006B7C95"/>
    <w:rsid w:val="006D43B5"/>
    <w:rsid w:val="007015F2"/>
    <w:rsid w:val="007340FD"/>
    <w:rsid w:val="0078047A"/>
    <w:rsid w:val="00794EB3"/>
    <w:rsid w:val="007A389F"/>
    <w:rsid w:val="007E0579"/>
    <w:rsid w:val="007E4713"/>
    <w:rsid w:val="00815EAD"/>
    <w:rsid w:val="00821886"/>
    <w:rsid w:val="008474DE"/>
    <w:rsid w:val="008A24E5"/>
    <w:rsid w:val="008C16DC"/>
    <w:rsid w:val="008C29A4"/>
    <w:rsid w:val="008D544A"/>
    <w:rsid w:val="008E3A83"/>
    <w:rsid w:val="00912853"/>
    <w:rsid w:val="0092610F"/>
    <w:rsid w:val="0093272F"/>
    <w:rsid w:val="00945233"/>
    <w:rsid w:val="009B322C"/>
    <w:rsid w:val="009C6992"/>
    <w:rsid w:val="009D2503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398</Words>
  <Characters>2273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2</cp:revision>
  <dcterms:created xsi:type="dcterms:W3CDTF">2021-06-10T11:24:00Z</dcterms:created>
  <dcterms:modified xsi:type="dcterms:W3CDTF">2021-06-10T11:24:00Z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