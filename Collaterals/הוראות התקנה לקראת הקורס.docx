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37671" w14:textId="29064AE9" w:rsidR="00AA1839" w:rsidRDefault="00794EB3" w:rsidP="007E4713">
      <w:pPr>
        <w:pStyle w:val="IntenseQuote"/>
        <w:bidi/>
        <w:rPr>
          <w:rtl/>
        </w:rPr>
      </w:pPr>
      <w:r>
        <w:rPr>
          <w:rFonts w:hint="cs"/>
          <w:rtl/>
        </w:rPr>
        <w:t>קהילת</w:t>
      </w:r>
      <w:r w:rsidR="007E4713">
        <w:rPr>
          <w:rFonts w:hint="cs"/>
          <w:rtl/>
        </w:rPr>
        <w:t xml:space="preserve"> המייקרים של אינטל </w:t>
      </w:r>
      <w:r w:rsidR="007E4713">
        <w:rPr>
          <w:rtl/>
        </w:rPr>
        <w:t>–</w:t>
      </w:r>
      <w:r w:rsidR="007E4713">
        <w:rPr>
          <w:rFonts w:hint="cs"/>
          <w:rtl/>
        </w:rPr>
        <w:t xml:space="preserve"> הוראות התקנה לקראת קורס</w:t>
      </w:r>
      <w:r>
        <w:t xml:space="preserve"> ESP32 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77777777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>
        <w:t>Visual Studio 2017</w:t>
      </w:r>
      <w:r>
        <w:rPr>
          <w:rFonts w:hint="cs"/>
          <w:rtl/>
        </w:rPr>
        <w:t xml:space="preserve"> ומעלה,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8" w:anchor="00xx" w:history="1">
        <w:r w:rsidR="006B7C95">
          <w:rPr>
            <w:rStyle w:val="Hyperlink"/>
          </w:rPr>
          <w:t>https://www.arduino.cc/en/Main/OldSoftwareReleases#00xx</w:t>
        </w:r>
      </w:hyperlink>
    </w:p>
    <w:p w14:paraId="71E03AA2" w14:textId="77777777"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40D3F">
        <w:rPr>
          <w:rFonts w:hint="cs"/>
          <w:noProof/>
        </w:rPr>
        <w:drawing>
          <wp:inline distT="0" distB="0" distL="0" distR="0" wp14:anchorId="5164A503" wp14:editId="1D1B5815">
            <wp:extent cx="5728970" cy="20434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drawing>
          <wp:inline distT="0" distB="0" distL="0" distR="0" wp14:anchorId="3D0ED800" wp14:editId="7D813E94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AC913C0" w14:textId="0EF91935" w:rsidR="0093272F" w:rsidRDefault="0093272F" w:rsidP="00DD36D8">
      <w:pPr>
        <w:bidi/>
        <w:rPr>
          <w:rtl/>
        </w:rPr>
      </w:pPr>
      <w:r>
        <w:rPr>
          <w:rFonts w:hint="cs"/>
          <w:rtl/>
        </w:rPr>
        <w:t>שלב מקדים:</w:t>
      </w:r>
    </w:p>
    <w:p w14:paraId="0548AF05" w14:textId="4D532CDE" w:rsidR="0093272F" w:rsidRDefault="0093272F" w:rsidP="0093272F">
      <w:pPr>
        <w:bidi/>
        <w:rPr>
          <w:rtl/>
        </w:rPr>
      </w:pPr>
      <w:r>
        <w:rPr>
          <w:rFonts w:hint="cs"/>
          <w:rtl/>
        </w:rPr>
        <w:t xml:space="preserve">אם מחוברים דרך הרשת של אינטל יש לכוון את ה </w:t>
      </w:r>
      <w:r>
        <w:t>proxy</w:t>
      </w:r>
      <w:r>
        <w:rPr>
          <w:rFonts w:hint="cs"/>
          <w:rtl/>
        </w:rPr>
        <w:t xml:space="preserve"> של אינטל:</w:t>
      </w:r>
    </w:p>
    <w:p w14:paraId="0AED2EB9" w14:textId="7913507F" w:rsidR="008C16DC" w:rsidRDefault="008C16DC" w:rsidP="008C16DC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14:paraId="2082638C" w14:textId="4B4826EB" w:rsidR="0093272F" w:rsidRDefault="0093272F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036F1A0" wp14:editId="10C400E3">
            <wp:extent cx="2033270" cy="333248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D240" w14:textId="6C765D3C" w:rsidR="0093272F" w:rsidRDefault="008C16DC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6656B20B" wp14:editId="326792B8">
            <wp:extent cx="4674235" cy="3244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A73C" w14:textId="77777777" w:rsidR="008C16DC" w:rsidRDefault="008C16DC" w:rsidP="008C16DC">
      <w:pPr>
        <w:bidi/>
        <w:rPr>
          <w:rtl/>
        </w:rPr>
      </w:pPr>
    </w:p>
    <w:p w14:paraId="71FA4A1A" w14:textId="77777777" w:rsidR="008C16DC" w:rsidRDefault="008C16DC">
      <w:pPr>
        <w:rPr>
          <w:rtl/>
        </w:rPr>
      </w:pPr>
      <w:r>
        <w:rPr>
          <w:rtl/>
        </w:rPr>
        <w:br w:type="page"/>
      </w:r>
    </w:p>
    <w:p w14:paraId="79FFE462" w14:textId="59AC473A" w:rsidR="00DD36D8" w:rsidRDefault="008C16DC" w:rsidP="0093272F">
      <w:pPr>
        <w:bidi/>
        <w:rPr>
          <w:rtl/>
        </w:rPr>
      </w:pPr>
      <w:r>
        <w:rPr>
          <w:rFonts w:hint="cs"/>
          <w:rtl/>
        </w:rPr>
        <w:lastRenderedPageBreak/>
        <w:t xml:space="preserve">סיגרו את </w:t>
      </w:r>
      <w:r w:rsidR="00DD36D8">
        <w:rPr>
          <w:rFonts w:hint="cs"/>
          <w:rtl/>
        </w:rPr>
        <w:t>אפליקציי</w:t>
      </w:r>
      <w:r w:rsidR="00DD36D8">
        <w:rPr>
          <w:rFonts w:hint="eastAsia"/>
          <w:rtl/>
        </w:rPr>
        <w:t>ת</w:t>
      </w:r>
      <w:r w:rsidR="00DD36D8">
        <w:rPr>
          <w:rFonts w:hint="cs"/>
          <w:rtl/>
        </w:rPr>
        <w:t xml:space="preserve"> ה </w:t>
      </w:r>
      <w:r w:rsidR="00DD36D8">
        <w:t>Arduino</w:t>
      </w:r>
      <w:r w:rsidR="00DD36D8">
        <w:rPr>
          <w:rFonts w:hint="cs"/>
          <w:rtl/>
        </w:rPr>
        <w:t xml:space="preserve"> </w:t>
      </w:r>
      <w:r>
        <w:rPr>
          <w:rFonts w:hint="cs"/>
          <w:rtl/>
        </w:rPr>
        <w:t xml:space="preserve">והפעילו מחדש, </w:t>
      </w:r>
    </w:p>
    <w:p w14:paraId="68E986CD" w14:textId="77777777"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 wp14:anchorId="624AB803" wp14:editId="67823BDB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4268" w14:textId="77777777" w:rsidR="009D2503" w:rsidRDefault="009D2503">
      <w:pPr>
        <w:rPr>
          <w:rtl/>
        </w:rPr>
      </w:pPr>
      <w:r>
        <w:rPr>
          <w:rtl/>
        </w:rPr>
        <w:br w:type="page"/>
      </w:r>
    </w:p>
    <w:p w14:paraId="33318B1D" w14:textId="77777777"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p w14:paraId="0EB2B0A1" w14:textId="77777777" w:rsidR="009D2503" w:rsidRPr="009D2503" w:rsidRDefault="009D2503" w:rsidP="009D2503">
      <w:pPr>
        <w:pStyle w:val="Heading1"/>
        <w:rPr>
          <w:rFonts w:eastAsia="Times New Roman"/>
        </w:rPr>
      </w:pPr>
      <w:r w:rsidRPr="009D2503">
        <w:rPr>
          <w:rFonts w:eastAsia="Times New Roman"/>
        </w:rPr>
        <w:t>https://dl.espressif.com/dl/package_esp32_index.json</w:t>
      </w:r>
    </w:p>
    <w:p w14:paraId="782EC2D6" w14:textId="77777777" w:rsidR="009D2503" w:rsidRDefault="009D2503" w:rsidP="009D2503">
      <w:pPr>
        <w:bidi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706B" w14:textId="3C7131BD" w:rsidR="002B306C" w:rsidRDefault="00352685" w:rsidP="0093272F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</w:p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1417E172"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>בחרו בגרסה הכי עדכנית (כרגע 1.0.</w:t>
      </w:r>
      <w:r w:rsidR="00794EB3">
        <w:rPr>
          <w:rFonts w:hint="cs"/>
          <w:rtl/>
        </w:rPr>
        <w:t>6</w:t>
      </w:r>
      <w:r w:rsidR="008A24E5">
        <w:rPr>
          <w:rFonts w:hint="cs"/>
          <w:rtl/>
        </w:rPr>
        <w:t>)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0ADA23D" w:rsidR="00352685" w:rsidDel="008C29A4" w:rsidRDefault="00352685" w:rsidP="00352685">
      <w:pPr>
        <w:bidi/>
        <w:rPr>
          <w:del w:id="0" w:author="Shohat, Drory" w:date="2021-06-10T12:54:00Z"/>
          <w:rtl/>
        </w:rPr>
      </w:pPr>
      <w:del w:id="1" w:author="Shohat, Drory" w:date="2021-06-10T12:54:00Z">
        <w:r w:rsidDel="008C29A4">
          <w:rPr>
            <w:rFonts w:hint="cs"/>
            <w:rtl/>
          </w:rPr>
          <w:delText xml:space="preserve">באתר הנ"ל: </w:delText>
        </w:r>
        <w:r w:rsidR="000A4559" w:rsidDel="008C29A4">
          <w:fldChar w:fldCharType="begin"/>
        </w:r>
        <w:r w:rsidR="000A4559" w:rsidDel="008C29A4">
          <w:delInstrText xml:space="preserve"> HYPERLINK "https://www.visualmicro.com/" </w:delInstrText>
        </w:r>
        <w:r w:rsidR="000A4559" w:rsidDel="008C29A4">
          <w:fldChar w:fldCharType="separate"/>
        </w:r>
        <w:r w:rsidDel="008C29A4">
          <w:rPr>
            <w:rStyle w:val="Hyperlink"/>
          </w:rPr>
          <w:delText>https://www.visualmicro.com/</w:delText>
        </w:r>
        <w:r w:rsidR="000A4559" w:rsidDel="008C29A4">
          <w:rPr>
            <w:rStyle w:val="Hyperlink"/>
          </w:rPr>
          <w:fldChar w:fldCharType="end"/>
        </w:r>
      </w:del>
    </w:p>
    <w:p w14:paraId="3791A71C" w14:textId="43869725" w:rsidR="00352685" w:rsidDel="008C29A4" w:rsidRDefault="00352685" w:rsidP="00352685">
      <w:pPr>
        <w:bidi/>
        <w:rPr>
          <w:del w:id="2" w:author="Shohat, Drory" w:date="2021-06-10T12:54:00Z"/>
          <w:rtl/>
        </w:rPr>
      </w:pPr>
      <w:del w:id="3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4EBF5966" wp14:editId="1DD57C64">
              <wp:extent cx="5725160" cy="3836670"/>
              <wp:effectExtent l="0" t="0" r="889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5160" cy="3836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9C4A540" w14:textId="5DCCC39B" w:rsidR="00352685" w:rsidDel="008C29A4" w:rsidRDefault="00352685" w:rsidP="00352685">
      <w:pPr>
        <w:bidi/>
        <w:rPr>
          <w:del w:id="4" w:author="Shohat, Drory" w:date="2021-06-10T12:54:00Z"/>
          <w:rtl/>
        </w:rPr>
      </w:pPr>
      <w:del w:id="5" w:author="Shohat, Drory" w:date="2021-06-10T12:54:00Z">
        <w:r w:rsidDel="008C29A4">
          <w:rPr>
            <w:rFonts w:hint="cs"/>
            <w:rtl/>
          </w:rPr>
          <w:delText xml:space="preserve">לחצו </w:delText>
        </w:r>
        <w:r w:rsidDel="008C29A4">
          <w:rPr>
            <w:rFonts w:hint="cs"/>
          </w:rPr>
          <w:delText>D</w:delText>
        </w:r>
        <w:r w:rsidDel="008C29A4">
          <w:delText>ownload</w:delText>
        </w:r>
        <w:r w:rsidDel="008C29A4">
          <w:rPr>
            <w:rFonts w:hint="cs"/>
            <w:rtl/>
          </w:rPr>
          <w:delText xml:space="preserve"> והתקינו:</w:delText>
        </w:r>
      </w:del>
    </w:p>
    <w:p w14:paraId="38047E6A" w14:textId="6FD87B39" w:rsidR="00352685" w:rsidRDefault="00352685" w:rsidP="00352685">
      <w:pPr>
        <w:bidi/>
        <w:rPr>
          <w:rtl/>
        </w:rPr>
      </w:pPr>
      <w:del w:id="6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2211D61B" wp14:editId="5EFC30FE">
              <wp:extent cx="5728970" cy="2830830"/>
              <wp:effectExtent l="0" t="0" r="5080" b="762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8970" cy="283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378FD35" w14:textId="77777777" w:rsidR="008C29A4" w:rsidRDefault="008C29A4" w:rsidP="008C29A4">
      <w:pPr>
        <w:bidi/>
        <w:rPr>
          <w:ins w:id="7" w:author="Shohat, Drory" w:date="2021-06-10T12:54:00Z"/>
        </w:rPr>
      </w:pPr>
      <w:ins w:id="8" w:author="Shohat, Drory" w:date="2021-06-10T12:54:00Z">
        <w:r>
          <w:rPr>
            <w:rFonts w:hint="cs"/>
            <w:rtl/>
          </w:rPr>
          <w:t xml:space="preserve">פתחו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וחפשו את "</w:t>
        </w:r>
        <w:r w:rsidRPr="008C29A4">
          <w:t>Arduino IDE for Visual Studio</w:t>
        </w:r>
        <w:r>
          <w:rPr>
            <w:rFonts w:hint="cs"/>
            <w:rtl/>
          </w:rPr>
          <w:t xml:space="preserve">" ב </w:t>
        </w:r>
        <w:r>
          <w:t>Marketplace</w:t>
        </w:r>
      </w:ins>
    </w:p>
    <w:p w14:paraId="2396A350" w14:textId="1630DBDD" w:rsidR="008C29A4" w:rsidRDefault="008C29A4" w:rsidP="008C29A4">
      <w:pPr>
        <w:bidi/>
        <w:rPr>
          <w:ins w:id="9" w:author="Shohat, Drory" w:date="2021-06-10T12:54:00Z"/>
          <w:rtl/>
        </w:rPr>
      </w:pPr>
      <w:ins w:id="10" w:author="Shohat, Drory" w:date="2021-06-10T12:54:00Z">
        <w:r>
          <w:rPr>
            <w:rFonts w:hint="cs"/>
            <w:rtl/>
          </w:rPr>
          <w:t xml:space="preserve">הסבר להתקנות מתוך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- </w:t>
        </w:r>
        <w:r>
          <w:fldChar w:fldCharType="begin"/>
        </w:r>
        <w:r>
          <w:instrText xml:space="preserve"> HYPERLINK "</w:instrText>
        </w:r>
        <w:r w:rsidRPr="008C29A4">
          <w:instrText>https://docs.microsoft.com/en-us/visualstudio/ide/finding-and-using-visual-studio-extensions?view=vs-2019</w:instrText>
        </w:r>
        <w:r>
          <w:instrText xml:space="preserve">" </w:instrText>
        </w:r>
        <w:r>
          <w:fldChar w:fldCharType="separate"/>
        </w:r>
        <w:r w:rsidRPr="00572DBF">
          <w:rPr>
            <w:rStyle w:val="Hyperlink"/>
          </w:rPr>
          <w:t>https://docs.microsoft.com/en-us/visualstudio/ide/finding-and-using-visual-studio-extensions?view=vs-2019</w:t>
        </w:r>
        <w:r>
          <w:fldChar w:fldCharType="end"/>
        </w:r>
      </w:ins>
    </w:p>
    <w:p w14:paraId="6B6F767D" w14:textId="16FAFD4E" w:rsidR="008C29A4" w:rsidRDefault="008C29A4" w:rsidP="008C29A4">
      <w:pPr>
        <w:bidi/>
        <w:rPr>
          <w:ins w:id="11" w:author="Shohat, Drory" w:date="2021-06-10T12:54:00Z"/>
          <w:rtl/>
        </w:rPr>
      </w:pPr>
      <w:ins w:id="12" w:author="Shohat, Drory" w:date="2021-06-10T12:54:00Z">
        <w:r>
          <w:rPr>
            <w:rFonts w:hint="cs"/>
            <w:rtl/>
          </w:rPr>
          <w:t xml:space="preserve">יש לסגור את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כדי להתחיל בהתקנה</w:t>
        </w:r>
      </w:ins>
    </w:p>
    <w:p w14:paraId="6503EB5C" w14:textId="77777777" w:rsidR="008C29A4" w:rsidRDefault="008C29A4" w:rsidP="008C29A4">
      <w:pPr>
        <w:bidi/>
        <w:rPr>
          <w:ins w:id="13" w:author="Shohat, Drory" w:date="2021-06-10T12:54:00Z"/>
          <w:rtl/>
        </w:rPr>
      </w:pPr>
    </w:p>
    <w:p w14:paraId="62690435" w14:textId="77777777" w:rsidR="008C29A4" w:rsidRDefault="008C29A4" w:rsidP="008C29A4">
      <w:pPr>
        <w:bidi/>
        <w:rPr>
          <w:ins w:id="14" w:author="Shohat, Drory" w:date="2021-06-10T12:54:00Z"/>
          <w:rtl/>
        </w:rPr>
      </w:pPr>
      <w:ins w:id="15" w:author="Shohat, Drory" w:date="2021-06-10T12:54:00Z">
        <w:r w:rsidRPr="008C29A4">
          <w:rPr>
            <w:rFonts w:cs="Arial"/>
            <w:noProof/>
            <w:rtl/>
          </w:rPr>
          <w:drawing>
            <wp:inline distT="0" distB="0" distL="0" distR="0" wp14:anchorId="53168BA3" wp14:editId="22F7C442">
              <wp:extent cx="5731510" cy="3587750"/>
              <wp:effectExtent l="0" t="0" r="254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587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D352A6" w14:textId="77777777" w:rsidR="008C29A4" w:rsidRDefault="008C29A4" w:rsidP="008C29A4">
      <w:pPr>
        <w:bidi/>
        <w:rPr>
          <w:ins w:id="16" w:author="Shohat, Drory" w:date="2021-06-10T12:54:00Z"/>
        </w:rPr>
      </w:pP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r>
        <w:t>vMicro</w:t>
      </w:r>
    </w:p>
    <w:p w14:paraId="3A8A06E1" w14:textId="2FBB54E5" w:rsidR="00043B5F" w:rsidDel="008C29A4" w:rsidRDefault="00043B5F" w:rsidP="00043B5F">
      <w:pPr>
        <w:bidi/>
        <w:rPr>
          <w:del w:id="17" w:author="Shohat, Drory" w:date="2021-06-10T12:54:00Z"/>
          <w:rtl/>
        </w:rPr>
      </w:pPr>
      <w:del w:id="18" w:author="Shohat, Drory" w:date="2021-06-10T12:54:00Z">
        <w:r w:rsidDel="008C29A4">
          <w:rPr>
            <w:rFonts w:hint="cs"/>
            <w:rtl/>
          </w:rPr>
          <w:delText>במסך שיפתח לחצו כפי שמסומן בתמונה הבאה</w:delText>
        </w:r>
      </w:del>
    </w:p>
    <w:p w14:paraId="5C36A739" w14:textId="644379DC" w:rsidR="00043B5F" w:rsidDel="008C29A4" w:rsidRDefault="00043B5F" w:rsidP="00043B5F">
      <w:pPr>
        <w:bidi/>
        <w:rPr>
          <w:del w:id="19" w:author="Shohat, Drory" w:date="2021-06-10T12:54:00Z"/>
          <w:rtl/>
        </w:rPr>
      </w:pPr>
      <w:del w:id="20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5AA5CE65" wp14:editId="25EBD6E1">
              <wp:extent cx="5070268" cy="6164307"/>
              <wp:effectExtent l="0" t="0" r="0" b="8255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98431" cy="61985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כעת נעבור ליצירת פרויקט ארדואינו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r>
        <w:t>vMicro</w:t>
      </w:r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479F4F02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  <w:ins w:id="21" w:author="Shohat, Drory" w:date="2021-06-10T12:57:00Z">
        <w:r w:rsidR="00351BC7">
          <w:rPr>
            <w:rFonts w:hint="cs"/>
            <w:rtl/>
          </w:rPr>
          <w:t xml:space="preserve"> שימו לב שסרגל </w:t>
        </w:r>
        <w:r w:rsidR="00351BC7">
          <w:t xml:space="preserve">Micro Board Debug Options </w:t>
        </w:r>
        <w:r w:rsidR="00351BC7">
          <w:rPr>
            <w:rFonts w:hint="cs"/>
            <w:rtl/>
          </w:rPr>
          <w:t xml:space="preserve"> פתוח</w:t>
        </w:r>
        <w:r w:rsidR="00351BC7" w:rsidRPr="00351BC7">
          <w:rPr>
            <w:rFonts w:cs="Arial"/>
            <w:noProof/>
            <w:rtl/>
          </w:rPr>
          <w:drawing>
            <wp:inline distT="0" distB="0" distL="0" distR="0" wp14:anchorId="4F3023C5" wp14:editId="04D92F5C">
              <wp:extent cx="2257740" cy="181000"/>
              <wp:effectExtent l="0" t="0" r="9525" b="9525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7740" cy="181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>אם הכל התבצע תקין אתם אמורים לקבל את הפלט הבא:</w:t>
      </w:r>
    </w:p>
    <w:p w14:paraId="121DCA03" w14:textId="77777777"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87F8" w14:textId="77777777" w:rsidR="00FF010F" w:rsidRDefault="00FF010F" w:rsidP="00FF010F">
      <w:pPr>
        <w:bidi/>
      </w:pPr>
    </w:p>
    <w:p w14:paraId="4FFBF562" w14:textId="60D3055D" w:rsidR="00E81FEB" w:rsidRPr="00FE62F7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</w:t>
      </w:r>
      <w:del w:id="22" w:author="Tal, Gil (Mobileye)" w:date="2021-06-10T14:11:00Z">
        <w:r w:rsidR="00945233" w:rsidDel="00B776EE">
          <w:rPr>
            <w:rFonts w:hint="cs"/>
            <w:rtl/>
          </w:rPr>
          <w:delText>(</w:delText>
        </w:r>
      </w:del>
      <w:r w:rsidR="00945233">
        <w:rPr>
          <w:rFonts w:hint="cs"/>
          <w:rtl/>
        </w:rPr>
        <w:t>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</w:t>
      </w:r>
      <w:ins w:id="23" w:author="Tal, Gil (Mobileye)" w:date="2021-06-10T14:11:00Z">
        <w:r w:rsidR="00B776EE">
          <w:t xml:space="preserve"> </w:t>
        </w:r>
      </w:ins>
      <w:ins w:id="24" w:author="Tal, Gil (Mobileye)" w:date="2021-06-10T14:10:00Z">
        <w:r w:rsidR="00B776EE">
          <w:t xml:space="preserve"> </w:t>
        </w:r>
      </w:ins>
      <w:ins w:id="25" w:author="Tal, Gil (Mobileye)" w:date="2021-06-10T14:11:00Z">
        <w:r w:rsidR="00B776EE">
          <w:fldChar w:fldCharType="begin"/>
        </w:r>
        <w:r w:rsidR="00B776EE">
          <w:instrText xml:space="preserve"> HYPERLINK "</w:instrText>
        </w:r>
        <w:r w:rsidR="00B776EE" w:rsidRPr="00B776EE">
          <w:instrText>https://github.com/giltal/ESP32_Course</w:instrText>
        </w:r>
        <w:r w:rsidR="00B776EE">
          <w:instrText xml:space="preserve">" </w:instrText>
        </w:r>
        <w:r w:rsidR="00B776EE">
          <w:fldChar w:fldCharType="separate"/>
        </w:r>
        <w:r w:rsidR="00B776EE" w:rsidRPr="00661C23">
          <w:rPr>
            <w:rStyle w:val="Hyperlink"/>
          </w:rPr>
          <w:t>https://github.com/giltal/ESP32_Course</w:t>
        </w:r>
        <w:r w:rsidR="00B776EE">
          <w:fldChar w:fldCharType="end"/>
        </w:r>
        <w:r w:rsidR="00B776EE">
          <w:t xml:space="preserve"> </w:t>
        </w:r>
      </w:ins>
      <w:del w:id="26" w:author="Tal, Gil (Mobileye)" w:date="2021-06-10T14:10:00Z">
        <w:r w:rsidR="00111915" w:rsidDel="00B776EE">
          <w:rPr>
            <w:rFonts w:hint="cs"/>
            <w:rtl/>
          </w:rPr>
          <w:delText xml:space="preserve"> </w:delText>
        </w:r>
        <w:r w:rsidR="00287902" w:rsidDel="00B776EE">
          <w:fldChar w:fldCharType="begin"/>
        </w:r>
        <w:r w:rsidR="00287902" w:rsidDel="00B776EE">
          <w:delInstrText xml:space="preserve"> HYPERLINK "https://github.com/giltal/MakersPlatfrom" </w:delInstrText>
        </w:r>
        <w:r w:rsidR="00287902" w:rsidDel="00B776EE">
          <w:fldChar w:fldCharType="separate"/>
        </w:r>
        <w:r w:rsidR="00111915" w:rsidDel="00B776EE">
          <w:rPr>
            <w:rStyle w:val="Hyperlink"/>
          </w:rPr>
          <w:delText>https://github.com/giltal/MakersPlatfrom</w:delText>
        </w:r>
        <w:r w:rsidR="00287902" w:rsidDel="00B776EE">
          <w:rPr>
            <w:rStyle w:val="Hyperlink"/>
          </w:rPr>
          <w:fldChar w:fldCharType="end"/>
        </w:r>
        <w:r w:rsidR="00945233" w:rsidDel="00E67157">
          <w:rPr>
            <w:rFonts w:hint="cs"/>
            <w:rtl/>
          </w:rPr>
          <w:delText>)</w:delText>
        </w:r>
      </w:del>
      <w:ins w:id="27" w:author="Shohat, Drory" w:date="2021-06-10T13:15:00Z">
        <w:del w:id="28" w:author="Tal, Gil (Mobileye)" w:date="2021-06-10T14:10:00Z">
          <w:r w:rsidR="00FE62F7" w:rsidDel="00E67157">
            <w:rPr>
              <w:rFonts w:hint="cs"/>
              <w:rtl/>
            </w:rPr>
            <w:delText xml:space="preserve"> חלק נמצאים ב </w:delText>
          </w:r>
          <w:r w:rsidR="00FE62F7" w:rsidRPr="00FE62F7" w:rsidDel="00E67157">
            <w:delText>https://github.com/giltal/ESP32_Course</w:delText>
          </w:r>
        </w:del>
      </w:ins>
    </w:p>
    <w:p w14:paraId="10018499" w14:textId="2B6FA77A" w:rsidR="007E0579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העתיקו מהספריי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 w:rsidRPr="00945233">
        <w:rPr>
          <w:b/>
          <w:bCs/>
        </w:rPr>
        <w:t>Drivers</w:t>
      </w:r>
      <w:r>
        <w:rPr>
          <w:rFonts w:hint="cs"/>
          <w:rtl/>
        </w:rPr>
        <w:t xml:space="preserve"> את הספריות: </w:t>
      </w:r>
      <w:r w:rsidRPr="00945233">
        <w:t>Adafruit_FT6206_Library</w:t>
      </w:r>
      <w:r>
        <w:rPr>
          <w:rFonts w:hint="cs"/>
          <w:rtl/>
        </w:rPr>
        <w:t xml:space="preserve">, </w:t>
      </w:r>
      <w:r w:rsidRPr="00945233">
        <w:t>graphics</w:t>
      </w:r>
      <w:r>
        <w:rPr>
          <w:rFonts w:hint="cs"/>
          <w:rtl/>
        </w:rPr>
        <w:t xml:space="preserve">, </w:t>
      </w:r>
      <w:r w:rsidRPr="00945233">
        <w:t>Pcf8574</w:t>
      </w:r>
      <w:r>
        <w:rPr>
          <w:rFonts w:hint="cs"/>
          <w:rtl/>
        </w:rPr>
        <w:t xml:space="preserve">, </w:t>
      </w:r>
      <w:r w:rsidR="0020577B">
        <w:t xml:space="preserve">wiimote, OTAutil, NTPclient, </w:t>
      </w:r>
      <w:r w:rsidRPr="00945233">
        <w:t>RTClib</w:t>
      </w:r>
      <w:r>
        <w:rPr>
          <w:rFonts w:hint="cs"/>
          <w:rtl/>
        </w:rPr>
        <w:t xml:space="preserve"> אל: </w:t>
      </w:r>
      <w:r w:rsidRPr="0092610F">
        <w:rPr>
          <w:b/>
          <w:bCs/>
        </w:rPr>
        <w:t>C:\Program Files (x86)\Arduino\libraries</w:t>
      </w:r>
    </w:p>
    <w:p w14:paraId="2548ACD0" w14:textId="0C803475"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r>
        <w:t xml:space="preserve">SPI.h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C:\Users\giltal\AppData\Local\arduino15\packages\esp32\hardware\esp32\1.0.</w:t>
      </w:r>
      <w:r w:rsidR="00794EB3">
        <w:rPr>
          <w:b/>
          <w:bCs/>
          <w:sz w:val="20"/>
          <w:szCs w:val="20"/>
        </w:rPr>
        <w:t>6</w:t>
      </w:r>
      <w:r w:rsidRPr="00C31D58">
        <w:rPr>
          <w:b/>
          <w:bCs/>
          <w:sz w:val="20"/>
          <w:szCs w:val="20"/>
        </w:rPr>
        <w:t>\libraries\SPI\src</w:t>
      </w:r>
      <w:r>
        <w:rPr>
          <w:rFonts w:hint="cs"/>
          <w:rtl/>
        </w:rPr>
        <w:t xml:space="preserve">, במקום </w:t>
      </w:r>
      <w:r>
        <w:t>giltal</w:t>
      </w:r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14:paraId="03261D65" w14:textId="77777777" w:rsidR="00A428F4" w:rsidRDefault="002D0B1C" w:rsidP="00B10969">
      <w:pPr>
        <w:pStyle w:val="ListParagraph"/>
        <w:numPr>
          <w:ilvl w:val="0"/>
          <w:numId w:val="1"/>
        </w:numPr>
        <w:bidi/>
        <w:rPr>
          <w:ins w:id="29" w:author="Tal, Gil (Mobileye)" w:date="2021-06-12T23:17:00Z"/>
        </w:rPr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</w:t>
      </w:r>
    </w:p>
    <w:p w14:paraId="403FC7FE" w14:textId="2491C634" w:rsidR="00B10969" w:rsidRDefault="00A428F4" w:rsidP="00A428F4">
      <w:pPr>
        <w:pStyle w:val="ListParagraph"/>
        <w:numPr>
          <w:ilvl w:val="0"/>
          <w:numId w:val="1"/>
        </w:numPr>
        <w:bidi/>
        <w:pPrChange w:id="30" w:author="Tal, Gil (Mobileye)" w:date="2021-06-12T23:17:00Z">
          <w:pPr>
            <w:pStyle w:val="ListParagraph"/>
            <w:numPr>
              <w:numId w:val="1"/>
            </w:numPr>
            <w:bidi/>
            <w:ind w:hanging="360"/>
          </w:pPr>
        </w:pPrChange>
      </w:pPr>
      <w:ins w:id="31" w:author="Tal, Gil (Mobileye)" w:date="2021-06-12T23:17:00Z">
        <w:r>
          <w:rPr>
            <w:rFonts w:hint="cs"/>
            <w:rtl/>
          </w:rPr>
          <w:t>פתחו א</w:t>
        </w:r>
      </w:ins>
      <w:ins w:id="32" w:author="Tal, Gil (Mobileye)" w:date="2021-06-12T23:18:00Z">
        <w:r>
          <w:rPr>
            <w:rFonts w:hint="cs"/>
            <w:rtl/>
          </w:rPr>
          <w:t xml:space="preserve">ת קובץ הקוד לדוגמא: </w:t>
        </w:r>
        <w:r w:rsidRPr="00A428F4">
          <w:t>ESP32_Course_BasicExample.ino</w:t>
        </w:r>
      </w:ins>
      <w:r w:rsidR="002D2FAC">
        <w:rPr>
          <w:rFonts w:hint="cs"/>
          <w:rtl/>
        </w:rPr>
        <w:t xml:space="preserve"> </w:t>
      </w:r>
      <w:ins w:id="33" w:author="Tal, Gil (Mobileye)" w:date="2021-06-12T23:18:00Z">
        <w:r>
          <w:rPr>
            <w:rFonts w:hint="cs"/>
            <w:rtl/>
          </w:rPr>
          <w:t xml:space="preserve">ודרסו את הקוד </w:t>
        </w:r>
      </w:ins>
      <w:ins w:id="34" w:author="Tal, Gil (Mobileye)" w:date="2021-06-12T23:19:00Z">
        <w:r>
          <w:rPr>
            <w:rFonts w:hint="cs"/>
            <w:rtl/>
          </w:rPr>
          <w:t>בפרויקט</w:t>
        </w:r>
      </w:ins>
      <w:ins w:id="35" w:author="Tal, Gil (Mobileye)" w:date="2021-06-12T23:18:00Z">
        <w:r>
          <w:rPr>
            <w:rFonts w:hint="cs"/>
            <w:rtl/>
          </w:rPr>
          <w:t xml:space="preserve"> דו</w:t>
        </w:r>
      </w:ins>
      <w:ins w:id="36" w:author="Tal, Gil (Mobileye)" w:date="2021-06-12T23:19:00Z">
        <w:r>
          <w:rPr>
            <w:rFonts w:hint="cs"/>
            <w:rtl/>
          </w:rPr>
          <w:t>גמא שיצרתם, קמפלו וטענו את הקוד</w:t>
        </w:r>
      </w:ins>
      <w:ins w:id="37" w:author="Tal, Gil (Mobileye)" w:date="2021-06-12T23:20:00Z">
        <w:r>
          <w:rPr>
            <w:rFonts w:hint="cs"/>
            <w:rtl/>
          </w:rPr>
          <w:t xml:space="preserve"> (הקובץ דוגמא נמצא כאן: </w:t>
        </w:r>
      </w:ins>
      <w:ins w:id="38" w:author="Tal, Gil (Mobileye)" w:date="2021-06-12T23:21:00Z">
        <w:r w:rsidR="0066053E">
          <w:t>(</w:t>
        </w:r>
        <w:r w:rsidR="0066053E">
          <w:fldChar w:fldCharType="begin"/>
        </w:r>
        <w:r w:rsidR="0066053E">
          <w:instrText xml:space="preserve"> HYPERLINK "</w:instrText>
        </w:r>
      </w:ins>
      <w:ins w:id="39" w:author="Tal, Gil (Mobileye)" w:date="2021-06-12T23:20:00Z">
        <w:r w:rsidR="0066053E" w:rsidRPr="0066053E">
          <w:rPr>
            <w:rPrChange w:id="40" w:author="Tal, Gil (Mobileye)" w:date="2021-06-12T23:21:00Z">
              <w:rPr>
                <w:rStyle w:val="Hyperlink"/>
              </w:rPr>
            </w:rPrChange>
          </w:rPr>
          <w:instrText>https://github.com/giltal/ESP32_Course</w:instrText>
        </w:r>
      </w:ins>
      <w:ins w:id="41" w:author="Tal, Gil (Mobileye)" w:date="2021-06-12T23:21:00Z">
        <w:r w:rsidR="0066053E">
          <w:instrText xml:space="preserve">" </w:instrText>
        </w:r>
        <w:r w:rsidR="0066053E">
          <w:fldChar w:fldCharType="separate"/>
        </w:r>
      </w:ins>
      <w:ins w:id="42" w:author="Tal, Gil (Mobileye)" w:date="2021-06-12T23:20:00Z">
        <w:r w:rsidR="0066053E" w:rsidRPr="00AB1518">
          <w:rPr>
            <w:rStyle w:val="Hyperlink"/>
            <w:rPrChange w:id="43" w:author="Tal, Gil (Mobileye)" w:date="2021-06-12T23:21:00Z">
              <w:rPr>
                <w:rStyle w:val="Hyperlink"/>
              </w:rPr>
            </w:rPrChange>
          </w:rPr>
          <w:t>https://github.com/giltal/ESP32_Course</w:t>
        </w:r>
      </w:ins>
      <w:ins w:id="44" w:author="Tal, Gil (Mobileye)" w:date="2021-06-12T23:21:00Z">
        <w:r w:rsidR="0066053E">
          <w:fldChar w:fldCharType="end"/>
        </w:r>
      </w:ins>
      <w:ins w:id="45" w:author="Tal, Gil (Mobileye)" w:date="2021-06-12T23:20:00Z">
        <w:r>
          <w:t>/</w:t>
        </w:r>
        <w:r w:rsidRPr="00A428F4">
          <w:t>CodeExamples</w:t>
        </w:r>
      </w:ins>
    </w:p>
    <w:p w14:paraId="69E82D51" w14:textId="77777777" w:rsidR="00945233" w:rsidRDefault="00945233" w:rsidP="00945233">
      <w:pPr>
        <w:bidi/>
      </w:pPr>
    </w:p>
    <w:p w14:paraId="0B1F78A9" w14:textId="77777777"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A9420A" w14:textId="77777777" w:rsidR="004B7325" w:rsidRDefault="004B7325" w:rsidP="008A24E5">
      <w:pPr>
        <w:spacing w:after="0" w:line="240" w:lineRule="auto"/>
      </w:pPr>
      <w:r>
        <w:separator/>
      </w:r>
    </w:p>
  </w:endnote>
  <w:endnote w:type="continuationSeparator" w:id="0">
    <w:p w14:paraId="626C37A7" w14:textId="77777777" w:rsidR="004B7325" w:rsidRDefault="004B7325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C152C1" w14:textId="77777777" w:rsidR="004B7325" w:rsidRDefault="004B7325" w:rsidP="008A24E5">
      <w:pPr>
        <w:spacing w:after="0" w:line="240" w:lineRule="auto"/>
      </w:pPr>
      <w:r>
        <w:separator/>
      </w:r>
    </w:p>
  </w:footnote>
  <w:footnote w:type="continuationSeparator" w:id="0">
    <w:p w14:paraId="7CDEC420" w14:textId="77777777" w:rsidR="004B7325" w:rsidRDefault="004B7325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ohat, Drory">
    <w15:presenceInfo w15:providerId="AD" w15:userId="S::drory.shohat@intel.com::9079ea5b-fd3e-43a9-a054-19d96eaa6c73"/>
  </w15:person>
  <w15:person w15:author="Tal, Gil (Mobileye)">
    <w15:presenceInfo w15:providerId="AD" w15:userId="S::gil.tal@intel.com::f0265839-0df2-4f51-9b07-e29255fd875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0A4559"/>
    <w:rsid w:val="00111915"/>
    <w:rsid w:val="00183AF1"/>
    <w:rsid w:val="0020577B"/>
    <w:rsid w:val="002813C0"/>
    <w:rsid w:val="00287902"/>
    <w:rsid w:val="002B306C"/>
    <w:rsid w:val="002D0B1C"/>
    <w:rsid w:val="002D2FAC"/>
    <w:rsid w:val="00351BC7"/>
    <w:rsid w:val="00352685"/>
    <w:rsid w:val="00384561"/>
    <w:rsid w:val="003F372B"/>
    <w:rsid w:val="004B7325"/>
    <w:rsid w:val="0059207F"/>
    <w:rsid w:val="005E0B62"/>
    <w:rsid w:val="0066053E"/>
    <w:rsid w:val="006B7C95"/>
    <w:rsid w:val="006D43B5"/>
    <w:rsid w:val="007015F2"/>
    <w:rsid w:val="007340FD"/>
    <w:rsid w:val="0078047A"/>
    <w:rsid w:val="00794EB3"/>
    <w:rsid w:val="007A389F"/>
    <w:rsid w:val="007E0579"/>
    <w:rsid w:val="007E4713"/>
    <w:rsid w:val="00815EAD"/>
    <w:rsid w:val="00821886"/>
    <w:rsid w:val="008474DE"/>
    <w:rsid w:val="008A24E5"/>
    <w:rsid w:val="008C16DC"/>
    <w:rsid w:val="008C29A4"/>
    <w:rsid w:val="008D544A"/>
    <w:rsid w:val="008E3A83"/>
    <w:rsid w:val="00912853"/>
    <w:rsid w:val="0092610F"/>
    <w:rsid w:val="0093272F"/>
    <w:rsid w:val="00945233"/>
    <w:rsid w:val="009B322C"/>
    <w:rsid w:val="009C6992"/>
    <w:rsid w:val="009D2503"/>
    <w:rsid w:val="00A428F4"/>
    <w:rsid w:val="00AA1839"/>
    <w:rsid w:val="00B10969"/>
    <w:rsid w:val="00B776EE"/>
    <w:rsid w:val="00C31D58"/>
    <w:rsid w:val="00C617F6"/>
    <w:rsid w:val="00D0417B"/>
    <w:rsid w:val="00D23EEB"/>
    <w:rsid w:val="00D40D3F"/>
    <w:rsid w:val="00DD36D8"/>
    <w:rsid w:val="00E34C31"/>
    <w:rsid w:val="00E67157"/>
    <w:rsid w:val="00E81FEB"/>
    <w:rsid w:val="00EF4FBF"/>
    <w:rsid w:val="00FA1B29"/>
    <w:rsid w:val="00FE62F7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29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7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Main/OldSoftwareReleas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0FD4A-0857-4B67-97D0-DA1AD85ED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 (Mobileye)</cp:lastModifiedBy>
  <cp:revision>4</cp:revision>
  <dcterms:created xsi:type="dcterms:W3CDTF">2021-06-10T11:24:00Z</dcterms:created>
  <dcterms:modified xsi:type="dcterms:W3CDTF">2021-06-12T20:21:00Z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