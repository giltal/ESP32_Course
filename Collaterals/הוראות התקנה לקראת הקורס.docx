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637671" w14:textId="29064AE9" w:rsidR="00AA1839" w:rsidRDefault="00794EB3" w:rsidP="007E4713">
      <w:pPr>
        <w:pStyle w:val="IntenseQuote"/>
        <w:bidi/>
        <w:rPr>
          <w:rtl/>
        </w:rPr>
      </w:pPr>
      <w:r>
        <w:rPr>
          <w:rFonts w:hint="cs"/>
          <w:rtl/>
        </w:rPr>
        <w:t>קהילת</w:t>
      </w:r>
      <w:r w:rsidR="007E4713">
        <w:rPr>
          <w:rFonts w:hint="cs"/>
          <w:rtl/>
        </w:rPr>
        <w:t xml:space="preserve"> המייקרים של אינטל </w:t>
      </w:r>
      <w:r w:rsidR="007E4713">
        <w:rPr>
          <w:rtl/>
        </w:rPr>
        <w:t>–</w:t>
      </w:r>
      <w:r w:rsidR="007E4713">
        <w:rPr>
          <w:rFonts w:hint="cs"/>
          <w:rtl/>
        </w:rPr>
        <w:t xml:space="preserve"> הוראות התקנה לקראת קורס</w:t>
      </w:r>
      <w:r>
        <w:t xml:space="preserve"> ESP32 </w:t>
      </w:r>
    </w:p>
    <w:p w14:paraId="65C3A7DD" w14:textId="77777777" w:rsidR="007015F2" w:rsidRDefault="007015F2" w:rsidP="007E4713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 xml:space="preserve">חשוב להשתמש לאורך כל המדריך בדפדפן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</w:t>
      </w:r>
      <w:r>
        <w:rPr>
          <w:b/>
          <w:bCs/>
        </w:rPr>
        <w:t>Chrome</w:t>
      </w:r>
      <w:r>
        <w:rPr>
          <w:rFonts w:hint="cs"/>
          <w:b/>
          <w:bCs/>
          <w:rtl/>
        </w:rPr>
        <w:t xml:space="preserve"> בכדי להימנ</w:t>
      </w:r>
      <w:r>
        <w:rPr>
          <w:rFonts w:hint="eastAsia"/>
          <w:b/>
          <w:bCs/>
          <w:rtl/>
        </w:rPr>
        <w:t>ע</w:t>
      </w:r>
      <w:r>
        <w:rPr>
          <w:rFonts w:hint="cs"/>
          <w:b/>
          <w:bCs/>
          <w:rtl/>
        </w:rPr>
        <w:t xml:space="preserve"> מבעיות </w:t>
      </w:r>
    </w:p>
    <w:p w14:paraId="1E0BA8D2" w14:textId="77777777" w:rsidR="007E4713" w:rsidRDefault="007E4713" w:rsidP="007015F2">
      <w:pPr>
        <w:bidi/>
        <w:rPr>
          <w:rtl/>
        </w:rPr>
      </w:pPr>
      <w:r w:rsidRPr="00D40D3F">
        <w:rPr>
          <w:rFonts w:hint="cs"/>
          <w:b/>
          <w:bCs/>
          <w:rtl/>
        </w:rPr>
        <w:t>שלב א</w:t>
      </w:r>
      <w:r>
        <w:rPr>
          <w:rFonts w:hint="cs"/>
          <w:rtl/>
        </w:rPr>
        <w:t xml:space="preserve">: התקן </w:t>
      </w:r>
      <w:r>
        <w:t>Visual Studio 2017</w:t>
      </w:r>
      <w:r>
        <w:rPr>
          <w:rFonts w:hint="cs"/>
          <w:rtl/>
        </w:rPr>
        <w:t xml:space="preserve"> ומעלה, בחר בתמיכה ביצירת פרויקט </w:t>
      </w:r>
      <w:r>
        <w:t>C\C++</w:t>
      </w:r>
    </w:p>
    <w:p w14:paraId="40584A78" w14:textId="77777777" w:rsidR="007E4713" w:rsidRDefault="007E4713" w:rsidP="007E4713">
      <w:pPr>
        <w:bidi/>
        <w:rPr>
          <w:rtl/>
        </w:rPr>
      </w:pPr>
      <w:r w:rsidRPr="00D40D3F">
        <w:rPr>
          <w:rFonts w:hint="cs"/>
          <w:b/>
          <w:bCs/>
          <w:rtl/>
        </w:rPr>
        <w:t>שלב ב</w:t>
      </w:r>
      <w:r>
        <w:rPr>
          <w:rFonts w:hint="cs"/>
          <w:rtl/>
        </w:rPr>
        <w:t>: התקן את אפליקציי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</w:t>
      </w:r>
      <w:r>
        <w:t>Arduino</w:t>
      </w:r>
      <w:r>
        <w:rPr>
          <w:rFonts w:hint="cs"/>
          <w:rtl/>
        </w:rPr>
        <w:t xml:space="preserve"> </w:t>
      </w:r>
      <w:r w:rsidR="00D0417B">
        <w:rPr>
          <w:rFonts w:hint="cs"/>
          <w:rtl/>
        </w:rPr>
        <w:t>באופן הבא בלבד!!</w:t>
      </w:r>
      <w:r>
        <w:rPr>
          <w:rFonts w:hint="cs"/>
          <w:rtl/>
        </w:rPr>
        <w:t xml:space="preserve">, </w:t>
      </w:r>
      <w:r w:rsidRPr="007E4713">
        <w:rPr>
          <w:rFonts w:hint="cs"/>
          <w:b/>
          <w:bCs/>
          <w:highlight w:val="yellow"/>
          <w:rtl/>
        </w:rPr>
        <w:t>לא!!!!</w:t>
      </w:r>
      <w:r>
        <w:rPr>
          <w:rFonts w:hint="cs"/>
          <w:rtl/>
        </w:rPr>
        <w:t xml:space="preserve"> להתקין מחנות האפליקציות של מייקרוסופט.</w:t>
      </w:r>
    </w:p>
    <w:p w14:paraId="162DB0B1" w14:textId="77777777" w:rsidR="007E4713" w:rsidRDefault="007E4713" w:rsidP="007E4713">
      <w:pPr>
        <w:bidi/>
      </w:pPr>
      <w:r>
        <w:rPr>
          <w:rFonts w:hint="cs"/>
          <w:rtl/>
        </w:rPr>
        <w:t xml:space="preserve">לינק: </w:t>
      </w:r>
      <w:hyperlink r:id="rId8" w:anchor="00xx" w:history="1">
        <w:r w:rsidR="006B7C95">
          <w:rPr>
            <w:rStyle w:val="Hyperlink"/>
          </w:rPr>
          <w:t>https://www.arduino.cc/en/Main/OldSoftwareReleases#00xx</w:t>
        </w:r>
      </w:hyperlink>
    </w:p>
    <w:p w14:paraId="71E03AA2" w14:textId="77777777" w:rsidR="006B7C95" w:rsidRDefault="006B7C95" w:rsidP="00D40D3F">
      <w:pPr>
        <w:bidi/>
      </w:pPr>
      <w:r>
        <w:rPr>
          <w:rFonts w:hint="cs"/>
          <w:rtl/>
        </w:rPr>
        <w:t>חשוב: יש לבחור:</w:t>
      </w:r>
      <w:r w:rsidR="00D40D3F">
        <w:rPr>
          <w:rFonts w:hint="cs"/>
          <w:noProof/>
        </w:rPr>
        <w:drawing>
          <wp:inline distT="0" distB="0" distL="0" distR="0" wp14:anchorId="5164A503" wp14:editId="1D1B5815">
            <wp:extent cx="5728970" cy="204343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64BDE" w14:textId="77777777" w:rsidR="00D40D3F" w:rsidRDefault="00D40D3F" w:rsidP="00D40D3F">
      <w:pPr>
        <w:bidi/>
      </w:pPr>
      <w:r>
        <w:rPr>
          <w:rFonts w:hint="cs"/>
          <w:rtl/>
        </w:rPr>
        <w:t>הורידו והתקינו</w:t>
      </w:r>
      <w:r w:rsidR="00DD36D8">
        <w:rPr>
          <w:rFonts w:hint="cs"/>
          <w:rtl/>
        </w:rPr>
        <w:t xml:space="preserve"> (יכולים לתרום אם בא לכם </w:t>
      </w:r>
      <w:r w:rsidR="00DD36D8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DD36D8">
        <w:rPr>
          <w:rFonts w:hint="cs"/>
          <w:rtl/>
        </w:rPr>
        <w:t>)</w:t>
      </w:r>
    </w:p>
    <w:p w14:paraId="38095698" w14:textId="77777777" w:rsidR="00D40D3F" w:rsidRDefault="00D40D3F" w:rsidP="00D40D3F">
      <w:pPr>
        <w:bidi/>
      </w:pPr>
      <w:r>
        <w:rPr>
          <w:noProof/>
        </w:rPr>
        <w:drawing>
          <wp:inline distT="0" distB="0" distL="0" distR="0" wp14:anchorId="3D0ED800" wp14:editId="7D813E94">
            <wp:extent cx="5725160" cy="2604135"/>
            <wp:effectExtent l="0" t="0" r="889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BE1FB" w14:textId="77777777" w:rsidR="00DD36D8" w:rsidRDefault="00DD36D8">
      <w:pPr>
        <w:rPr>
          <w:b/>
          <w:bCs/>
          <w:rtl/>
        </w:rPr>
      </w:pPr>
      <w:r>
        <w:rPr>
          <w:b/>
          <w:bCs/>
          <w:rtl/>
        </w:rPr>
        <w:br w:type="page"/>
      </w:r>
    </w:p>
    <w:p w14:paraId="4F292F14" w14:textId="77777777" w:rsidR="0078047A" w:rsidRDefault="00D40D3F" w:rsidP="00D40D3F">
      <w:pPr>
        <w:bidi/>
        <w:rPr>
          <w:rtl/>
        </w:rPr>
      </w:pPr>
      <w:r w:rsidRPr="00D40D3F">
        <w:rPr>
          <w:rFonts w:hint="cs"/>
          <w:b/>
          <w:bCs/>
          <w:rtl/>
        </w:rPr>
        <w:lastRenderedPageBreak/>
        <w:t>שלב ג</w:t>
      </w:r>
      <w:r>
        <w:rPr>
          <w:rFonts w:hint="cs"/>
          <w:rtl/>
        </w:rPr>
        <w:t>:</w:t>
      </w:r>
      <w:r w:rsidR="0078047A">
        <w:t xml:space="preserve"> </w:t>
      </w:r>
      <w:r w:rsidR="0078047A">
        <w:rPr>
          <w:rFonts w:hint="cs"/>
          <w:rtl/>
        </w:rPr>
        <w:t xml:space="preserve">התקנת הרחבה ל </w:t>
      </w:r>
      <w:r w:rsidR="0078047A">
        <w:t>ESP32</w:t>
      </w:r>
    </w:p>
    <w:p w14:paraId="2AC913C0" w14:textId="0EF91935" w:rsidR="0093272F" w:rsidRDefault="0093272F" w:rsidP="00DD36D8">
      <w:pPr>
        <w:bidi/>
        <w:rPr>
          <w:rtl/>
        </w:rPr>
      </w:pPr>
      <w:r>
        <w:rPr>
          <w:rFonts w:hint="cs"/>
          <w:rtl/>
        </w:rPr>
        <w:t>שלב מקדים:</w:t>
      </w:r>
    </w:p>
    <w:p w14:paraId="0548AF05" w14:textId="4D532CDE" w:rsidR="0093272F" w:rsidRDefault="0093272F" w:rsidP="0093272F">
      <w:pPr>
        <w:bidi/>
        <w:rPr>
          <w:rtl/>
        </w:rPr>
      </w:pPr>
      <w:r>
        <w:rPr>
          <w:rFonts w:hint="cs"/>
          <w:rtl/>
        </w:rPr>
        <w:t xml:space="preserve">אם מחוברים דרך הרשת של אינטל יש לכוון את ה </w:t>
      </w:r>
      <w:r>
        <w:t>proxy</w:t>
      </w:r>
      <w:r>
        <w:rPr>
          <w:rFonts w:hint="cs"/>
          <w:rtl/>
        </w:rPr>
        <w:t xml:space="preserve"> של אינטל:</w:t>
      </w:r>
    </w:p>
    <w:p w14:paraId="0AED2EB9" w14:textId="7913507F" w:rsidR="008C16DC" w:rsidRDefault="008C16DC" w:rsidP="008C16DC">
      <w:pPr>
        <w:bidi/>
        <w:rPr>
          <w:rtl/>
        </w:rPr>
      </w:pPr>
      <w:r>
        <w:rPr>
          <w:rFonts w:hint="cs"/>
          <w:rtl/>
        </w:rPr>
        <w:t>הריצו את אפליקציי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ה </w:t>
      </w:r>
      <w:r>
        <w:t>Arduino</w:t>
      </w:r>
      <w:r>
        <w:rPr>
          <w:rFonts w:hint="cs"/>
          <w:rtl/>
        </w:rPr>
        <w:t xml:space="preserve"> שזה עתה התקנתם ו...</w:t>
      </w:r>
    </w:p>
    <w:p w14:paraId="2082638C" w14:textId="4B4826EB" w:rsidR="0093272F" w:rsidRDefault="0093272F" w:rsidP="0093272F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4036F1A0" wp14:editId="10C400E3">
            <wp:extent cx="2033270" cy="3332480"/>
            <wp:effectExtent l="0" t="0" r="508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9D240" w14:textId="6C765D3C" w:rsidR="0093272F" w:rsidRDefault="008C16DC" w:rsidP="0093272F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6656B20B" wp14:editId="326792B8">
            <wp:extent cx="4674235" cy="32442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3A73C" w14:textId="77777777" w:rsidR="008C16DC" w:rsidRDefault="008C16DC" w:rsidP="008C16DC">
      <w:pPr>
        <w:bidi/>
        <w:rPr>
          <w:rtl/>
        </w:rPr>
      </w:pPr>
    </w:p>
    <w:p w14:paraId="71FA4A1A" w14:textId="77777777" w:rsidR="008C16DC" w:rsidRDefault="008C16DC">
      <w:pPr>
        <w:rPr>
          <w:rtl/>
        </w:rPr>
      </w:pPr>
      <w:r>
        <w:rPr>
          <w:rtl/>
        </w:rPr>
        <w:br w:type="page"/>
      </w:r>
    </w:p>
    <w:p w14:paraId="79FFE462" w14:textId="59AC473A" w:rsidR="00DD36D8" w:rsidRDefault="008C16DC" w:rsidP="0093272F">
      <w:pPr>
        <w:bidi/>
        <w:rPr>
          <w:rtl/>
        </w:rPr>
      </w:pPr>
      <w:r>
        <w:rPr>
          <w:rFonts w:hint="cs"/>
          <w:rtl/>
        </w:rPr>
        <w:lastRenderedPageBreak/>
        <w:t xml:space="preserve">סיגרו את </w:t>
      </w:r>
      <w:r w:rsidR="00DD36D8">
        <w:rPr>
          <w:rFonts w:hint="cs"/>
          <w:rtl/>
        </w:rPr>
        <w:t>אפליקציי</w:t>
      </w:r>
      <w:r w:rsidR="00DD36D8">
        <w:rPr>
          <w:rFonts w:hint="eastAsia"/>
          <w:rtl/>
        </w:rPr>
        <w:t>ת</w:t>
      </w:r>
      <w:r w:rsidR="00DD36D8">
        <w:rPr>
          <w:rFonts w:hint="cs"/>
          <w:rtl/>
        </w:rPr>
        <w:t xml:space="preserve"> ה </w:t>
      </w:r>
      <w:r w:rsidR="00DD36D8">
        <w:t>Arduino</w:t>
      </w:r>
      <w:r w:rsidR="00DD36D8">
        <w:rPr>
          <w:rFonts w:hint="cs"/>
          <w:rtl/>
        </w:rPr>
        <w:t xml:space="preserve"> </w:t>
      </w:r>
      <w:r>
        <w:rPr>
          <w:rFonts w:hint="cs"/>
          <w:rtl/>
        </w:rPr>
        <w:t xml:space="preserve">והפעילו מחדש, </w:t>
      </w:r>
    </w:p>
    <w:p w14:paraId="68E986CD" w14:textId="77777777" w:rsidR="00DD36D8" w:rsidRDefault="00DD36D8" w:rsidP="00DD36D8">
      <w:pPr>
        <w:bidi/>
        <w:rPr>
          <w:rtl/>
        </w:rPr>
      </w:pPr>
      <w:r>
        <w:rPr>
          <w:noProof/>
        </w:rPr>
        <w:drawing>
          <wp:inline distT="0" distB="0" distL="0" distR="0" wp14:anchorId="624AB803" wp14:editId="67823BDB">
            <wp:extent cx="3053080" cy="3569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54268" w14:textId="77777777" w:rsidR="009D2503" w:rsidRDefault="009D2503">
      <w:pPr>
        <w:rPr>
          <w:rtl/>
        </w:rPr>
      </w:pPr>
      <w:r>
        <w:rPr>
          <w:rtl/>
        </w:rPr>
        <w:br w:type="page"/>
      </w:r>
    </w:p>
    <w:p w14:paraId="33318B1D" w14:textId="77777777" w:rsidR="009D2503" w:rsidRDefault="009D2503" w:rsidP="009D2503">
      <w:pPr>
        <w:bidi/>
        <w:rPr>
          <w:rtl/>
        </w:rPr>
      </w:pPr>
      <w:r>
        <w:rPr>
          <w:rFonts w:hint="cs"/>
          <w:rtl/>
        </w:rPr>
        <w:lastRenderedPageBreak/>
        <w:t>הקלידו את הלינק הבא בשורה כמו</w:t>
      </w:r>
      <w:r w:rsidR="00352685">
        <w:rPr>
          <w:rFonts w:hint="cs"/>
          <w:rtl/>
        </w:rPr>
        <w:t xml:space="preserve"> שמסומן</w:t>
      </w:r>
      <w:r>
        <w:rPr>
          <w:rFonts w:hint="cs"/>
          <w:rtl/>
        </w:rPr>
        <w:t xml:space="preserve"> בתמונה:</w:t>
      </w:r>
    </w:p>
    <w:p w14:paraId="0EB2B0A1" w14:textId="77777777" w:rsidR="009D2503" w:rsidRPr="009D2503" w:rsidRDefault="009D2503" w:rsidP="009D2503">
      <w:pPr>
        <w:pStyle w:val="Heading1"/>
        <w:rPr>
          <w:rFonts w:eastAsia="Times New Roman"/>
        </w:rPr>
      </w:pPr>
      <w:r w:rsidRPr="009D2503">
        <w:rPr>
          <w:rFonts w:eastAsia="Times New Roman"/>
        </w:rPr>
        <w:t>https://dl.espressif.com/dl/package_esp32_index.json</w:t>
      </w:r>
    </w:p>
    <w:p w14:paraId="782EC2D6" w14:textId="77777777" w:rsidR="009D2503" w:rsidRDefault="009D2503" w:rsidP="009D2503">
      <w:pPr>
        <w:bidi/>
        <w:rPr>
          <w:rtl/>
        </w:rPr>
      </w:pPr>
      <w:r>
        <w:rPr>
          <w:noProof/>
        </w:rPr>
        <w:drawing>
          <wp:inline distT="0" distB="0" distL="0" distR="0" wp14:anchorId="0A3F2890" wp14:editId="3403D449">
            <wp:extent cx="5728970" cy="524764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524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9706B" w14:textId="3C7131BD" w:rsidR="002B306C" w:rsidRDefault="00352685" w:rsidP="0093272F">
      <w:pPr>
        <w:bidi/>
        <w:rPr>
          <w:rtl/>
        </w:rPr>
      </w:pPr>
      <w:r>
        <w:rPr>
          <w:rFonts w:hint="cs"/>
          <w:rtl/>
        </w:rPr>
        <w:t xml:space="preserve">לחצו </w:t>
      </w:r>
      <w:r>
        <w:rPr>
          <w:rFonts w:hint="cs"/>
        </w:rPr>
        <w:t>OK</w:t>
      </w:r>
    </w:p>
    <w:p w14:paraId="113A9ABB" w14:textId="77777777" w:rsidR="009D2503" w:rsidRDefault="006D43B5" w:rsidP="009D2503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11F3C24C" wp14:editId="4F71A5EA">
            <wp:extent cx="5728970" cy="293814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EB3F4" w14:textId="77777777" w:rsidR="00DD36D8" w:rsidRDefault="00DD36D8" w:rsidP="00DD36D8">
      <w:pPr>
        <w:bidi/>
        <w:rPr>
          <w:rtl/>
        </w:rPr>
      </w:pPr>
    </w:p>
    <w:p w14:paraId="365A5E13" w14:textId="1417E172" w:rsidR="006D43B5" w:rsidRDefault="006D43B5" w:rsidP="006D43B5">
      <w:pPr>
        <w:bidi/>
        <w:rPr>
          <w:rtl/>
        </w:rPr>
      </w:pPr>
      <w:r>
        <w:rPr>
          <w:rFonts w:hint="cs"/>
          <w:rtl/>
        </w:rPr>
        <w:t xml:space="preserve">רשמו </w:t>
      </w:r>
      <w:r>
        <w:t>ESP32</w:t>
      </w:r>
      <w:r>
        <w:rPr>
          <w:rFonts w:hint="cs"/>
          <w:rtl/>
        </w:rPr>
        <w:t xml:space="preserve"> </w:t>
      </w:r>
      <w:r w:rsidR="00352685">
        <w:rPr>
          <w:rFonts w:hint="cs"/>
          <w:rtl/>
        </w:rPr>
        <w:t xml:space="preserve">ולחצו </w:t>
      </w:r>
      <w:r w:rsidR="00352685">
        <w:t>Enter</w:t>
      </w:r>
      <w:r w:rsidR="00352685">
        <w:rPr>
          <w:rFonts w:hint="cs"/>
          <w:rtl/>
        </w:rPr>
        <w:t xml:space="preserve"> </w:t>
      </w:r>
      <w:r>
        <w:rPr>
          <w:rFonts w:hint="cs"/>
          <w:rtl/>
        </w:rPr>
        <w:t>בשורת הטקסט (בדוגמא כבר מותקנת החבילה אבל פשוט לרשום וללחוץ היכן שמסומן)</w:t>
      </w:r>
      <w:r w:rsidR="008A24E5">
        <w:t xml:space="preserve"> – </w:t>
      </w:r>
      <w:r w:rsidR="008A24E5">
        <w:rPr>
          <w:rFonts w:hint="cs"/>
          <w:rtl/>
        </w:rPr>
        <w:t>בחרו בגרסה הכי עדכנית (כרגע 1.0.</w:t>
      </w:r>
      <w:r w:rsidR="00794EB3">
        <w:rPr>
          <w:rFonts w:hint="cs"/>
          <w:rtl/>
        </w:rPr>
        <w:t>6</w:t>
      </w:r>
      <w:r w:rsidR="008A24E5">
        <w:rPr>
          <w:rFonts w:hint="cs"/>
          <w:rtl/>
        </w:rPr>
        <w:t>)</w:t>
      </w:r>
    </w:p>
    <w:p w14:paraId="43D7CEDA" w14:textId="77777777" w:rsidR="006D43B5" w:rsidRDefault="006D43B5" w:rsidP="006D43B5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55F6E6B6" wp14:editId="7BFDB2C0">
            <wp:extent cx="5728970" cy="3291840"/>
            <wp:effectExtent l="0" t="0" r="508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753C4" w14:textId="77777777" w:rsidR="00352685" w:rsidRDefault="00352685">
      <w:pPr>
        <w:rPr>
          <w:rtl/>
        </w:rPr>
      </w:pPr>
      <w:r>
        <w:rPr>
          <w:rtl/>
        </w:rPr>
        <w:br w:type="page"/>
      </w:r>
    </w:p>
    <w:p w14:paraId="04C5667D" w14:textId="77777777" w:rsidR="007340FD" w:rsidRDefault="00352685" w:rsidP="007340FD">
      <w:pPr>
        <w:bidi/>
        <w:rPr>
          <w:rtl/>
        </w:rPr>
      </w:pPr>
      <w:r>
        <w:rPr>
          <w:rFonts w:hint="cs"/>
          <w:rtl/>
        </w:rPr>
        <w:lastRenderedPageBreak/>
        <w:t xml:space="preserve">שלב ד: התקנת פלג-אין </w:t>
      </w:r>
      <w:r>
        <w:t>(Plugin)</w:t>
      </w:r>
      <w:r>
        <w:rPr>
          <w:rFonts w:hint="cs"/>
          <w:rtl/>
        </w:rPr>
        <w:t xml:space="preserve"> עבור </w:t>
      </w:r>
      <w:r>
        <w:t>Visual Studio</w:t>
      </w:r>
      <w:r>
        <w:rPr>
          <w:rFonts w:hint="cs"/>
          <w:rtl/>
        </w:rPr>
        <w:t>:</w:t>
      </w:r>
    </w:p>
    <w:p w14:paraId="23F98C8C" w14:textId="70ADA23D" w:rsidR="00352685" w:rsidDel="008C29A4" w:rsidRDefault="00352685" w:rsidP="00352685">
      <w:pPr>
        <w:bidi/>
        <w:rPr>
          <w:del w:id="0" w:author="Shohat, Drory" w:date="2021-06-10T12:54:00Z"/>
          <w:rtl/>
        </w:rPr>
      </w:pPr>
      <w:del w:id="1" w:author="Shohat, Drory" w:date="2021-06-10T12:54:00Z">
        <w:r w:rsidDel="008C29A4">
          <w:rPr>
            <w:rFonts w:hint="cs"/>
            <w:rtl/>
          </w:rPr>
          <w:delText xml:space="preserve">באתר הנ"ל: </w:delText>
        </w:r>
        <w:r w:rsidR="000A4559" w:rsidDel="008C29A4">
          <w:fldChar w:fldCharType="begin"/>
        </w:r>
        <w:r w:rsidR="000A4559" w:rsidDel="008C29A4">
          <w:delInstrText xml:space="preserve"> HYPERLINK "https://www.visualmicro.com/" </w:delInstrText>
        </w:r>
        <w:r w:rsidR="000A4559" w:rsidDel="008C29A4">
          <w:fldChar w:fldCharType="separate"/>
        </w:r>
        <w:r w:rsidDel="008C29A4">
          <w:rPr>
            <w:rStyle w:val="Hyperlink"/>
          </w:rPr>
          <w:delText>https://www.visualmicro.com/</w:delText>
        </w:r>
        <w:r w:rsidR="000A4559" w:rsidDel="008C29A4">
          <w:rPr>
            <w:rStyle w:val="Hyperlink"/>
          </w:rPr>
          <w:fldChar w:fldCharType="end"/>
        </w:r>
      </w:del>
    </w:p>
    <w:p w14:paraId="3791A71C" w14:textId="43869725" w:rsidR="00352685" w:rsidDel="008C29A4" w:rsidRDefault="00352685" w:rsidP="00352685">
      <w:pPr>
        <w:bidi/>
        <w:rPr>
          <w:del w:id="2" w:author="Shohat, Drory" w:date="2021-06-10T12:54:00Z"/>
          <w:rtl/>
        </w:rPr>
      </w:pPr>
      <w:del w:id="3" w:author="Shohat, Drory" w:date="2021-06-10T12:54:00Z">
        <w:r w:rsidDel="008C29A4">
          <w:rPr>
            <w:rFonts w:hint="cs"/>
            <w:noProof/>
          </w:rPr>
          <w:drawing>
            <wp:inline distT="0" distB="0" distL="0" distR="0" wp14:anchorId="4EBF5966" wp14:editId="1DD57C64">
              <wp:extent cx="5725160" cy="3836670"/>
              <wp:effectExtent l="0" t="0" r="8890" b="0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1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25160" cy="3836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9C4A540" w14:textId="5DCCC39B" w:rsidR="00352685" w:rsidDel="008C29A4" w:rsidRDefault="00352685" w:rsidP="00352685">
      <w:pPr>
        <w:bidi/>
        <w:rPr>
          <w:del w:id="4" w:author="Shohat, Drory" w:date="2021-06-10T12:54:00Z"/>
          <w:rtl/>
        </w:rPr>
      </w:pPr>
      <w:del w:id="5" w:author="Shohat, Drory" w:date="2021-06-10T12:54:00Z">
        <w:r w:rsidDel="008C29A4">
          <w:rPr>
            <w:rFonts w:hint="cs"/>
            <w:rtl/>
          </w:rPr>
          <w:delText xml:space="preserve">לחצו </w:delText>
        </w:r>
        <w:r w:rsidDel="008C29A4">
          <w:rPr>
            <w:rFonts w:hint="cs"/>
          </w:rPr>
          <w:delText>D</w:delText>
        </w:r>
        <w:r w:rsidDel="008C29A4">
          <w:delText>ownload</w:delText>
        </w:r>
        <w:r w:rsidDel="008C29A4">
          <w:rPr>
            <w:rFonts w:hint="cs"/>
            <w:rtl/>
          </w:rPr>
          <w:delText xml:space="preserve"> והתקינו:</w:delText>
        </w:r>
      </w:del>
    </w:p>
    <w:p w14:paraId="38047E6A" w14:textId="6FD87B39" w:rsidR="00352685" w:rsidRDefault="00352685" w:rsidP="00352685">
      <w:pPr>
        <w:bidi/>
        <w:rPr>
          <w:rtl/>
        </w:rPr>
      </w:pPr>
      <w:del w:id="6" w:author="Shohat, Drory" w:date="2021-06-10T12:54:00Z">
        <w:r w:rsidDel="008C29A4">
          <w:rPr>
            <w:rFonts w:hint="cs"/>
            <w:noProof/>
          </w:rPr>
          <w:drawing>
            <wp:inline distT="0" distB="0" distL="0" distR="0" wp14:anchorId="2211D61B" wp14:editId="5EFC30FE">
              <wp:extent cx="5728970" cy="2830830"/>
              <wp:effectExtent l="0" t="0" r="5080" b="7620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28970" cy="2830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1378FD35" w14:textId="77777777" w:rsidR="008C29A4" w:rsidRDefault="008C29A4" w:rsidP="008C29A4">
      <w:pPr>
        <w:bidi/>
        <w:rPr>
          <w:ins w:id="7" w:author="Shohat, Drory" w:date="2021-06-10T12:54:00Z"/>
        </w:rPr>
      </w:pPr>
      <w:ins w:id="8" w:author="Shohat, Drory" w:date="2021-06-10T12:54:00Z">
        <w:r>
          <w:rPr>
            <w:rFonts w:hint="cs"/>
            <w:rtl/>
          </w:rPr>
          <w:t xml:space="preserve">פתחו </w:t>
        </w:r>
        <w:r>
          <w:rPr>
            <w:rFonts w:hint="cs"/>
          </w:rPr>
          <w:t>VS</w:t>
        </w:r>
        <w:r>
          <w:rPr>
            <w:rFonts w:hint="cs"/>
            <w:rtl/>
          </w:rPr>
          <w:t xml:space="preserve"> וחפשו את "</w:t>
        </w:r>
        <w:r w:rsidRPr="008C29A4">
          <w:t>Arduino IDE for Visual Studio</w:t>
        </w:r>
        <w:r>
          <w:rPr>
            <w:rFonts w:hint="cs"/>
            <w:rtl/>
          </w:rPr>
          <w:t xml:space="preserve">" ב </w:t>
        </w:r>
        <w:r>
          <w:t>Marketplace</w:t>
        </w:r>
      </w:ins>
    </w:p>
    <w:p w14:paraId="2396A350" w14:textId="1630DBDD" w:rsidR="008C29A4" w:rsidRDefault="008C29A4" w:rsidP="008C29A4">
      <w:pPr>
        <w:bidi/>
        <w:rPr>
          <w:ins w:id="9" w:author="Shohat, Drory" w:date="2021-06-10T12:54:00Z"/>
          <w:rtl/>
        </w:rPr>
      </w:pPr>
      <w:ins w:id="10" w:author="Shohat, Drory" w:date="2021-06-10T12:54:00Z">
        <w:r>
          <w:rPr>
            <w:rFonts w:hint="cs"/>
            <w:rtl/>
          </w:rPr>
          <w:t xml:space="preserve">הסבר להתקנות מתוך </w:t>
        </w:r>
        <w:r>
          <w:rPr>
            <w:rFonts w:hint="cs"/>
          </w:rPr>
          <w:t>VS</w:t>
        </w:r>
        <w:r>
          <w:rPr>
            <w:rFonts w:hint="cs"/>
            <w:rtl/>
          </w:rPr>
          <w:t xml:space="preserve"> - </w:t>
        </w:r>
        <w:r>
          <w:fldChar w:fldCharType="begin"/>
        </w:r>
        <w:r>
          <w:instrText xml:space="preserve"> HYPERLINK "</w:instrText>
        </w:r>
        <w:r w:rsidRPr="008C29A4">
          <w:instrText>https://docs.microsoft.com/en-us/visualstudio/ide/finding-and-using-visual-studio-extensions?view=vs-2019</w:instrText>
        </w:r>
        <w:r>
          <w:instrText xml:space="preserve">" </w:instrText>
        </w:r>
        <w:r>
          <w:fldChar w:fldCharType="separate"/>
        </w:r>
        <w:r w:rsidRPr="00572DBF">
          <w:rPr>
            <w:rStyle w:val="Hyperlink"/>
          </w:rPr>
          <w:t>https://docs.microsoft.com/en-us/visualstudio/ide/finding-and-using-visual-studio-extensions?view=vs-2019</w:t>
        </w:r>
        <w:r>
          <w:fldChar w:fldCharType="end"/>
        </w:r>
      </w:ins>
    </w:p>
    <w:p w14:paraId="6B6F767D" w14:textId="16FAFD4E" w:rsidR="008C29A4" w:rsidRDefault="008C29A4" w:rsidP="008C29A4">
      <w:pPr>
        <w:bidi/>
        <w:rPr>
          <w:ins w:id="11" w:author="Shohat, Drory" w:date="2021-06-10T12:54:00Z"/>
          <w:rtl/>
        </w:rPr>
      </w:pPr>
      <w:ins w:id="12" w:author="Shohat, Drory" w:date="2021-06-10T12:54:00Z">
        <w:r>
          <w:rPr>
            <w:rFonts w:hint="cs"/>
            <w:rtl/>
          </w:rPr>
          <w:t xml:space="preserve">יש לסגור את </w:t>
        </w:r>
        <w:r>
          <w:rPr>
            <w:rFonts w:hint="cs"/>
          </w:rPr>
          <w:t>VS</w:t>
        </w:r>
        <w:r>
          <w:rPr>
            <w:rFonts w:hint="cs"/>
            <w:rtl/>
          </w:rPr>
          <w:t xml:space="preserve"> כדי להתחיל בהתקנה</w:t>
        </w:r>
      </w:ins>
    </w:p>
    <w:p w14:paraId="6503EB5C" w14:textId="77777777" w:rsidR="008C29A4" w:rsidRDefault="008C29A4" w:rsidP="008C29A4">
      <w:pPr>
        <w:bidi/>
        <w:rPr>
          <w:ins w:id="13" w:author="Shohat, Drory" w:date="2021-06-10T12:54:00Z"/>
          <w:rtl/>
        </w:rPr>
      </w:pPr>
    </w:p>
    <w:p w14:paraId="62690435" w14:textId="77777777" w:rsidR="008C29A4" w:rsidRDefault="008C29A4" w:rsidP="008C29A4">
      <w:pPr>
        <w:bidi/>
        <w:rPr>
          <w:ins w:id="14" w:author="Shohat, Drory" w:date="2021-06-10T12:54:00Z"/>
          <w:rtl/>
        </w:rPr>
      </w:pPr>
      <w:ins w:id="15" w:author="Shohat, Drory" w:date="2021-06-10T12:54:00Z">
        <w:r w:rsidRPr="008C29A4">
          <w:rPr>
            <w:rFonts w:cs="Arial"/>
            <w:noProof/>
            <w:rtl/>
          </w:rPr>
          <w:drawing>
            <wp:inline distT="0" distB="0" distL="0" distR="0" wp14:anchorId="53168BA3" wp14:editId="22F7C442">
              <wp:extent cx="5731510" cy="3587750"/>
              <wp:effectExtent l="0" t="0" r="2540" b="0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5877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1D352A6" w14:textId="77777777" w:rsidR="008C29A4" w:rsidRDefault="008C29A4" w:rsidP="008C29A4">
      <w:pPr>
        <w:bidi/>
        <w:rPr>
          <w:ins w:id="16" w:author="Shohat, Drory" w:date="2021-06-10T12:54:00Z"/>
        </w:rPr>
      </w:pPr>
    </w:p>
    <w:p w14:paraId="1F726D25" w14:textId="77777777" w:rsidR="00D40D3F" w:rsidRDefault="00D40D3F" w:rsidP="0078047A">
      <w:pPr>
        <w:bidi/>
      </w:pPr>
    </w:p>
    <w:p w14:paraId="03D1E69B" w14:textId="77777777" w:rsidR="003F372B" w:rsidRDefault="003F372B">
      <w:pPr>
        <w:rPr>
          <w:rtl/>
        </w:rPr>
      </w:pPr>
      <w:r>
        <w:rPr>
          <w:rtl/>
        </w:rPr>
        <w:br w:type="page"/>
      </w:r>
    </w:p>
    <w:p w14:paraId="26888AB2" w14:textId="77777777" w:rsidR="00D40D3F" w:rsidRDefault="003F372B" w:rsidP="00D40D3F">
      <w:pPr>
        <w:bidi/>
      </w:pPr>
      <w:r>
        <w:rPr>
          <w:rFonts w:hint="cs"/>
          <w:rtl/>
        </w:rPr>
        <w:lastRenderedPageBreak/>
        <w:t xml:space="preserve">עתה פתחו את </w:t>
      </w:r>
      <w:r>
        <w:t>Visual Studio</w:t>
      </w:r>
    </w:p>
    <w:p w14:paraId="5F3DA5F4" w14:textId="77777777" w:rsidR="003F372B" w:rsidRDefault="003F372B" w:rsidP="00043B5F">
      <w:pPr>
        <w:bidi/>
      </w:pPr>
      <w:r>
        <w:rPr>
          <w:rFonts w:hint="cs"/>
          <w:noProof/>
        </w:rPr>
        <w:drawing>
          <wp:inline distT="0" distB="0" distL="0" distR="0" wp14:anchorId="04A5473E" wp14:editId="53AACDCB">
            <wp:extent cx="4417695" cy="428688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2EE" w14:textId="77777777" w:rsidR="00043B5F" w:rsidRDefault="00043B5F" w:rsidP="00043B5F">
      <w:pPr>
        <w:bidi/>
        <w:rPr>
          <w:rtl/>
        </w:rPr>
      </w:pPr>
      <w:r>
        <w:rPr>
          <w:rFonts w:hint="cs"/>
          <w:rtl/>
        </w:rPr>
        <w:t xml:space="preserve">לחצו על ה </w:t>
      </w:r>
      <w:proofErr w:type="spellStart"/>
      <w:r>
        <w:t>vMicro</w:t>
      </w:r>
      <w:proofErr w:type="spellEnd"/>
    </w:p>
    <w:p w14:paraId="3A8A06E1" w14:textId="2FBB54E5" w:rsidR="00043B5F" w:rsidDel="008C29A4" w:rsidRDefault="00043B5F" w:rsidP="00043B5F">
      <w:pPr>
        <w:bidi/>
        <w:rPr>
          <w:del w:id="17" w:author="Shohat, Drory" w:date="2021-06-10T12:54:00Z"/>
          <w:rtl/>
        </w:rPr>
      </w:pPr>
      <w:del w:id="18" w:author="Shohat, Drory" w:date="2021-06-10T12:54:00Z">
        <w:r w:rsidDel="008C29A4">
          <w:rPr>
            <w:rFonts w:hint="cs"/>
            <w:rtl/>
          </w:rPr>
          <w:delText>במסך שיפתח לחצו כפי שמסומן בתמונה הבאה</w:delText>
        </w:r>
      </w:del>
    </w:p>
    <w:p w14:paraId="5C36A739" w14:textId="644379DC" w:rsidR="00043B5F" w:rsidDel="008C29A4" w:rsidRDefault="00043B5F" w:rsidP="00043B5F">
      <w:pPr>
        <w:bidi/>
        <w:rPr>
          <w:del w:id="19" w:author="Shohat, Drory" w:date="2021-06-10T12:54:00Z"/>
          <w:rtl/>
        </w:rPr>
      </w:pPr>
      <w:del w:id="20" w:author="Shohat, Drory" w:date="2021-06-10T12:54:00Z">
        <w:r w:rsidDel="008C29A4">
          <w:rPr>
            <w:rFonts w:hint="cs"/>
            <w:noProof/>
          </w:rPr>
          <w:drawing>
            <wp:inline distT="0" distB="0" distL="0" distR="0" wp14:anchorId="5AA5CE65" wp14:editId="25EBD6E1">
              <wp:extent cx="5070268" cy="6164307"/>
              <wp:effectExtent l="0" t="0" r="0" b="8255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098431" cy="619854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7BA2C78" w14:textId="77777777" w:rsidR="00C617F6" w:rsidRDefault="00C617F6" w:rsidP="00C617F6">
      <w:pPr>
        <w:bidi/>
        <w:rPr>
          <w:rtl/>
        </w:rPr>
      </w:pPr>
    </w:p>
    <w:p w14:paraId="7C48CD9C" w14:textId="77777777" w:rsidR="00C617F6" w:rsidRDefault="00C617F6" w:rsidP="00C617F6">
      <w:pPr>
        <w:bidi/>
        <w:rPr>
          <w:rtl/>
        </w:rPr>
      </w:pPr>
      <w:r>
        <w:rPr>
          <w:rFonts w:hint="cs"/>
          <w:rtl/>
        </w:rPr>
        <w:t xml:space="preserve">במסך הבא פשוט לחצו </w:t>
      </w:r>
      <w:r>
        <w:rPr>
          <w:rFonts w:hint="cs"/>
        </w:rPr>
        <w:t>OK</w:t>
      </w:r>
      <w:r>
        <w:rPr>
          <w:rFonts w:hint="cs"/>
          <w:rtl/>
        </w:rPr>
        <w:t xml:space="preserve"> כפי שמסומן</w:t>
      </w:r>
    </w:p>
    <w:p w14:paraId="1004C798" w14:textId="77777777" w:rsidR="00C617F6" w:rsidRDefault="00C617F6" w:rsidP="00C617F6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639F3593" wp14:editId="6DD73F50">
            <wp:extent cx="5729605" cy="4091305"/>
            <wp:effectExtent l="0" t="0" r="444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9D7AE" w14:textId="77777777" w:rsidR="00C617F6" w:rsidRDefault="00C617F6" w:rsidP="00C617F6">
      <w:pPr>
        <w:bidi/>
        <w:rPr>
          <w:rtl/>
        </w:rPr>
      </w:pPr>
    </w:p>
    <w:p w14:paraId="5183F04C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t xml:space="preserve">כעת נעבור ליצירת פרויקט </w:t>
      </w:r>
      <w:proofErr w:type="spellStart"/>
      <w:r>
        <w:rPr>
          <w:rFonts w:hint="cs"/>
          <w:rtl/>
        </w:rPr>
        <w:t>ארדואינו</w:t>
      </w:r>
      <w:proofErr w:type="spellEnd"/>
      <w:r>
        <w:rPr>
          <w:rFonts w:hint="cs"/>
          <w:rtl/>
        </w:rPr>
        <w:t xml:space="preserve"> חדש:</w:t>
      </w:r>
    </w:p>
    <w:p w14:paraId="4DA67564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t xml:space="preserve">לחצו על הלשונית של </w:t>
      </w:r>
      <w:proofErr w:type="spellStart"/>
      <w:r>
        <w:t>vMicro</w:t>
      </w:r>
      <w:proofErr w:type="spellEnd"/>
      <w:r>
        <w:rPr>
          <w:rFonts w:hint="cs"/>
          <w:rtl/>
        </w:rPr>
        <w:t xml:space="preserve"> כפי שמופיע בתמונה</w:t>
      </w:r>
    </w:p>
    <w:p w14:paraId="05F258BF" w14:textId="77777777" w:rsidR="00821886" w:rsidRDefault="00821886" w:rsidP="00821886">
      <w:pPr>
        <w:bidi/>
      </w:pPr>
      <w:r w:rsidRPr="00821886">
        <w:rPr>
          <w:rFonts w:hint="cs"/>
          <w:highlight w:val="yellow"/>
          <w:rtl/>
        </w:rPr>
        <w:t xml:space="preserve">שימו לב לבחור ב </w:t>
      </w:r>
      <w:r w:rsidRPr="00821886">
        <w:rPr>
          <w:highlight w:val="yellow"/>
        </w:rPr>
        <w:t>Board</w:t>
      </w:r>
      <w:r>
        <w:rPr>
          <w:rFonts w:hint="cs"/>
          <w:rtl/>
        </w:rPr>
        <w:t xml:space="preserve">: </w:t>
      </w:r>
      <w:r>
        <w:t>ESP32 Dev Module</w:t>
      </w:r>
      <w:r>
        <w:rPr>
          <w:rFonts w:hint="cs"/>
          <w:rtl/>
        </w:rPr>
        <w:t xml:space="preserve"> </w:t>
      </w:r>
      <w:r w:rsidR="002813C0">
        <w:rPr>
          <w:rFonts w:hint="cs"/>
          <w:rtl/>
        </w:rPr>
        <w:t xml:space="preserve">ולחצו על </w:t>
      </w:r>
      <w:r w:rsidR="002813C0">
        <w:t>New Arduino Project</w:t>
      </w:r>
    </w:p>
    <w:p w14:paraId="3D433B94" w14:textId="77777777" w:rsidR="00C617F6" w:rsidRDefault="00C617F6" w:rsidP="00C617F6">
      <w:pPr>
        <w:bidi/>
        <w:rPr>
          <w:rtl/>
        </w:rPr>
      </w:pPr>
      <w:r>
        <w:rPr>
          <w:noProof/>
        </w:rPr>
        <w:drawing>
          <wp:inline distT="0" distB="0" distL="0" distR="0" wp14:anchorId="75A4C404" wp14:editId="4D00B348">
            <wp:extent cx="5718175" cy="28263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16C57" w14:textId="77777777" w:rsidR="00821886" w:rsidRDefault="00821886">
      <w:pPr>
        <w:rPr>
          <w:rtl/>
        </w:rPr>
      </w:pPr>
      <w:r>
        <w:rPr>
          <w:rtl/>
        </w:rPr>
        <w:br w:type="page"/>
      </w:r>
    </w:p>
    <w:p w14:paraId="69B61BB2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lastRenderedPageBreak/>
        <w:t>תנו שם לפרויקט:</w:t>
      </w:r>
    </w:p>
    <w:p w14:paraId="0A51708E" w14:textId="77777777" w:rsidR="00821886" w:rsidRDefault="00821886" w:rsidP="00821886">
      <w:pPr>
        <w:bidi/>
        <w:rPr>
          <w:rtl/>
        </w:rPr>
      </w:pPr>
      <w:r>
        <w:rPr>
          <w:noProof/>
        </w:rPr>
        <w:drawing>
          <wp:inline distT="0" distB="0" distL="0" distR="0" wp14:anchorId="2EEAA54D" wp14:editId="7AD45422">
            <wp:extent cx="5729605" cy="2731135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7B8D9" w14:textId="77777777" w:rsidR="002813C0" w:rsidRDefault="002813C0" w:rsidP="00821886">
      <w:pPr>
        <w:bidi/>
        <w:rPr>
          <w:rtl/>
        </w:rPr>
      </w:pPr>
      <w:r>
        <w:rPr>
          <w:rFonts w:hint="cs"/>
          <w:rtl/>
        </w:rPr>
        <w:t>במסך שיפתח:</w:t>
      </w:r>
    </w:p>
    <w:p w14:paraId="4D5B3EB0" w14:textId="77777777" w:rsidR="00821886" w:rsidRDefault="00821886" w:rsidP="002813C0">
      <w:pPr>
        <w:bidi/>
        <w:rPr>
          <w:rtl/>
        </w:rPr>
      </w:pPr>
      <w:r>
        <w:rPr>
          <w:rFonts w:hint="cs"/>
          <w:rtl/>
        </w:rPr>
        <w:t>וודאו שמה שמסומן בצהוב מופיע כמו בתמונה</w:t>
      </w:r>
    </w:p>
    <w:p w14:paraId="4080C878" w14:textId="479F4F02" w:rsidR="00821886" w:rsidRDefault="00821886" w:rsidP="00821886">
      <w:pPr>
        <w:bidi/>
        <w:rPr>
          <w:rtl/>
        </w:rPr>
      </w:pPr>
      <w:r>
        <w:rPr>
          <w:rFonts w:hint="cs"/>
          <w:rtl/>
        </w:rPr>
        <w:t>ולחצו על הכפתור המוקף בשחור</w:t>
      </w:r>
      <w:ins w:id="21" w:author="Shohat, Drory" w:date="2021-06-10T12:57:00Z">
        <w:r w:rsidR="00351BC7">
          <w:rPr>
            <w:rFonts w:hint="cs"/>
            <w:rtl/>
          </w:rPr>
          <w:t xml:space="preserve"> שימו לב שסרגל </w:t>
        </w:r>
        <w:r w:rsidR="00351BC7">
          <w:t xml:space="preserve">Micro Board Debug Options </w:t>
        </w:r>
        <w:r w:rsidR="00351BC7">
          <w:rPr>
            <w:rFonts w:hint="cs"/>
            <w:rtl/>
          </w:rPr>
          <w:t xml:space="preserve"> פתוח</w:t>
        </w:r>
        <w:r w:rsidR="00351BC7" w:rsidRPr="00351BC7">
          <w:rPr>
            <w:rFonts w:cs="Arial"/>
            <w:noProof/>
            <w:rtl/>
          </w:rPr>
          <w:drawing>
            <wp:inline distT="0" distB="0" distL="0" distR="0" wp14:anchorId="4F3023C5" wp14:editId="04D92F5C">
              <wp:extent cx="2257740" cy="181000"/>
              <wp:effectExtent l="0" t="0" r="9525" b="9525"/>
              <wp:docPr id="19" name="Picture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57740" cy="181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79777F7" w14:textId="77777777" w:rsidR="00821886" w:rsidRDefault="00D23EEB" w:rsidP="00821886">
      <w:pPr>
        <w:bidi/>
        <w:rPr>
          <w:rtl/>
        </w:rPr>
      </w:pPr>
      <w:r>
        <w:rPr>
          <w:noProof/>
        </w:rPr>
        <w:drawing>
          <wp:inline distT="0" distB="0" distL="0" distR="0" wp14:anchorId="3EACA266" wp14:editId="7FDEFB3E">
            <wp:extent cx="5728970" cy="435165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2066F" w14:textId="77777777" w:rsidR="00EF4FBF" w:rsidRDefault="00EF4FBF" w:rsidP="00EF4FBF">
      <w:pPr>
        <w:bidi/>
        <w:rPr>
          <w:rtl/>
        </w:rPr>
      </w:pPr>
      <w:r>
        <w:rPr>
          <w:rFonts w:hint="cs"/>
          <w:rtl/>
        </w:rPr>
        <w:t xml:space="preserve">אם </w:t>
      </w:r>
      <w:proofErr w:type="spellStart"/>
      <w:r>
        <w:rPr>
          <w:rFonts w:hint="cs"/>
          <w:rtl/>
        </w:rPr>
        <w:t>הכל</w:t>
      </w:r>
      <w:proofErr w:type="spellEnd"/>
      <w:r>
        <w:rPr>
          <w:rFonts w:hint="cs"/>
          <w:rtl/>
        </w:rPr>
        <w:t xml:space="preserve"> התבצע תקין אתם אמורים לקבל את הפלט הבא:</w:t>
      </w:r>
    </w:p>
    <w:p w14:paraId="121DCA03" w14:textId="77777777" w:rsidR="00EF4FBF" w:rsidRDefault="00FF010F" w:rsidP="00EF4FBF">
      <w:pPr>
        <w:bidi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 wp14:anchorId="285971B6" wp14:editId="0A6C1415">
            <wp:extent cx="5729605" cy="291528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B87F8" w14:textId="77777777" w:rsidR="00FF010F" w:rsidRDefault="00FF010F" w:rsidP="00FF010F">
      <w:pPr>
        <w:bidi/>
      </w:pPr>
    </w:p>
    <w:p w14:paraId="4FFBF562" w14:textId="60D3055D" w:rsidR="00E81FEB" w:rsidRPr="00FE62F7" w:rsidRDefault="007E0579" w:rsidP="00B10969">
      <w:pPr>
        <w:bidi/>
        <w:rPr>
          <w:rtl/>
        </w:rPr>
      </w:pPr>
      <w:r w:rsidRPr="0092610F">
        <w:rPr>
          <w:rFonts w:hint="cs"/>
          <w:b/>
          <w:bCs/>
          <w:rtl/>
        </w:rPr>
        <w:t>שלב אחרון</w:t>
      </w:r>
      <w:r>
        <w:rPr>
          <w:rFonts w:hint="cs"/>
          <w:rtl/>
        </w:rPr>
        <w:t>:</w:t>
      </w:r>
      <w:r w:rsidR="00945233">
        <w:rPr>
          <w:rFonts w:hint="cs"/>
          <w:rtl/>
        </w:rPr>
        <w:t xml:space="preserve"> </w:t>
      </w:r>
      <w:del w:id="22" w:author="Tal, Gil (Mobileye)" w:date="2021-06-10T14:11:00Z">
        <w:r w:rsidR="00945233" w:rsidDel="00B776EE">
          <w:rPr>
            <w:rFonts w:hint="cs"/>
            <w:rtl/>
          </w:rPr>
          <w:delText>(</w:delText>
        </w:r>
      </w:del>
      <w:r w:rsidR="00945233">
        <w:rPr>
          <w:rFonts w:hint="cs"/>
          <w:rtl/>
        </w:rPr>
        <w:t>פתחו את הלינק</w:t>
      </w:r>
      <w:r w:rsidR="00111915">
        <w:t xml:space="preserve"> </w:t>
      </w:r>
      <w:r w:rsidR="00111915">
        <w:rPr>
          <w:rFonts w:hint="cs"/>
          <w:rtl/>
        </w:rPr>
        <w:t xml:space="preserve"> -</w:t>
      </w:r>
      <w:ins w:id="23" w:author="Tal, Gil (Mobileye)" w:date="2021-06-10T14:11:00Z">
        <w:r w:rsidR="00B776EE">
          <w:t xml:space="preserve"> </w:t>
        </w:r>
      </w:ins>
      <w:ins w:id="24" w:author="Tal, Gil (Mobileye)" w:date="2021-06-10T14:10:00Z">
        <w:r w:rsidR="00B776EE">
          <w:t xml:space="preserve"> </w:t>
        </w:r>
      </w:ins>
      <w:ins w:id="25" w:author="Tal, Gil (Mobileye)" w:date="2021-06-10T14:11:00Z">
        <w:r w:rsidR="00B776EE">
          <w:fldChar w:fldCharType="begin"/>
        </w:r>
        <w:r w:rsidR="00B776EE">
          <w:instrText xml:space="preserve"> HYPERLINK "</w:instrText>
        </w:r>
        <w:r w:rsidR="00B776EE" w:rsidRPr="00B776EE">
          <w:instrText>https://github.com/giltal/ESP32_Course</w:instrText>
        </w:r>
        <w:r w:rsidR="00B776EE">
          <w:instrText xml:space="preserve">" </w:instrText>
        </w:r>
        <w:r w:rsidR="00B776EE">
          <w:fldChar w:fldCharType="separate"/>
        </w:r>
        <w:r w:rsidR="00B776EE" w:rsidRPr="00661C23">
          <w:rPr>
            <w:rStyle w:val="Hyperlink"/>
          </w:rPr>
          <w:t>https://github.com/giltal/ESP32_Course</w:t>
        </w:r>
        <w:r w:rsidR="00B776EE">
          <w:fldChar w:fldCharType="end"/>
        </w:r>
        <w:r w:rsidR="00B776EE">
          <w:t xml:space="preserve"> </w:t>
        </w:r>
      </w:ins>
      <w:del w:id="26" w:author="Tal, Gil (Mobileye)" w:date="2021-06-10T14:10:00Z">
        <w:r w:rsidR="00111915" w:rsidDel="00B776EE">
          <w:rPr>
            <w:rFonts w:hint="cs"/>
            <w:rtl/>
          </w:rPr>
          <w:delText xml:space="preserve"> </w:delText>
        </w:r>
        <w:r w:rsidR="00287902" w:rsidDel="00B776EE">
          <w:fldChar w:fldCharType="begin"/>
        </w:r>
        <w:r w:rsidR="00287902" w:rsidDel="00B776EE">
          <w:delInstrText xml:space="preserve"> HYPERLINK "https://github.com/giltal/MakersPlatfrom" </w:delInstrText>
        </w:r>
        <w:r w:rsidR="00287902" w:rsidDel="00B776EE">
          <w:fldChar w:fldCharType="separate"/>
        </w:r>
        <w:r w:rsidR="00111915" w:rsidDel="00B776EE">
          <w:rPr>
            <w:rStyle w:val="Hyperlink"/>
          </w:rPr>
          <w:delText>https://github.com/giltal/MakersPlatfrom</w:delText>
        </w:r>
        <w:r w:rsidR="00287902" w:rsidDel="00B776EE">
          <w:rPr>
            <w:rStyle w:val="Hyperlink"/>
          </w:rPr>
          <w:fldChar w:fldCharType="end"/>
        </w:r>
        <w:r w:rsidR="00945233" w:rsidDel="00E67157">
          <w:rPr>
            <w:rFonts w:hint="cs"/>
            <w:rtl/>
          </w:rPr>
          <w:delText>)</w:delText>
        </w:r>
      </w:del>
      <w:ins w:id="27" w:author="Shohat, Drory" w:date="2021-06-10T13:15:00Z">
        <w:del w:id="28" w:author="Tal, Gil (Mobileye)" w:date="2021-06-10T14:10:00Z">
          <w:r w:rsidR="00FE62F7" w:rsidDel="00E67157">
            <w:rPr>
              <w:rFonts w:hint="cs"/>
              <w:rtl/>
            </w:rPr>
            <w:delText xml:space="preserve"> חלק נמצאים ב </w:delText>
          </w:r>
          <w:r w:rsidR="00FE62F7" w:rsidRPr="00FE62F7" w:rsidDel="00E67157">
            <w:delText>https://github.com/giltal/ESP32_Course</w:delText>
          </w:r>
        </w:del>
      </w:ins>
    </w:p>
    <w:p w14:paraId="10018499" w14:textId="65E9F597" w:rsidR="007E0579" w:rsidRDefault="00945233" w:rsidP="0094523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העתיקו מהספריי</w:t>
      </w:r>
      <w:r>
        <w:rPr>
          <w:rFonts w:hint="eastAsia"/>
          <w:rtl/>
        </w:rPr>
        <w:t>ה</w:t>
      </w:r>
      <w:r>
        <w:rPr>
          <w:rFonts w:hint="cs"/>
          <w:rtl/>
        </w:rPr>
        <w:t xml:space="preserve"> </w:t>
      </w:r>
      <w:r w:rsidRPr="00945233">
        <w:rPr>
          <w:b/>
          <w:bCs/>
        </w:rPr>
        <w:t>Drivers</w:t>
      </w:r>
      <w:r>
        <w:rPr>
          <w:rFonts w:hint="cs"/>
          <w:rtl/>
        </w:rPr>
        <w:t xml:space="preserve"> את הספריות:</w:t>
      </w:r>
      <w:del w:id="29" w:author="Tal, Gil (Mobileye)" w:date="2021-06-15T09:03:00Z">
        <w:r w:rsidDel="00161E94">
          <w:rPr>
            <w:rFonts w:hint="cs"/>
            <w:rtl/>
          </w:rPr>
          <w:delText xml:space="preserve"> </w:delText>
        </w:r>
        <w:r w:rsidRPr="00945233" w:rsidDel="00161E94">
          <w:delText>Adafruit_FT6206_Library</w:delText>
        </w:r>
        <w:r w:rsidDel="00161E94">
          <w:rPr>
            <w:rFonts w:hint="cs"/>
            <w:rtl/>
          </w:rPr>
          <w:delText xml:space="preserve">, </w:delText>
        </w:r>
      </w:del>
      <w:ins w:id="30" w:author="Tal, Gil (Mobileye)" w:date="2021-06-15T09:03:00Z">
        <w:r w:rsidR="00161E94">
          <w:t xml:space="preserve"> </w:t>
        </w:r>
      </w:ins>
      <w:r w:rsidRPr="00945233">
        <w:t>graphics</w:t>
      </w:r>
      <w:r>
        <w:rPr>
          <w:rFonts w:hint="cs"/>
          <w:rtl/>
        </w:rPr>
        <w:t xml:space="preserve">, </w:t>
      </w:r>
      <w:r w:rsidRPr="00945233">
        <w:t>Pcf8574</w:t>
      </w:r>
      <w:r>
        <w:rPr>
          <w:rFonts w:hint="cs"/>
          <w:rtl/>
        </w:rPr>
        <w:t xml:space="preserve">, </w:t>
      </w:r>
      <w:proofErr w:type="spellStart"/>
      <w:r w:rsidR="0020577B">
        <w:t>wiimote</w:t>
      </w:r>
      <w:proofErr w:type="spellEnd"/>
      <w:r w:rsidR="0020577B">
        <w:t xml:space="preserve">, </w:t>
      </w:r>
      <w:proofErr w:type="spellStart"/>
      <w:r w:rsidR="0020577B">
        <w:t>OTAutil</w:t>
      </w:r>
      <w:proofErr w:type="spellEnd"/>
      <w:r w:rsidR="0020577B">
        <w:t xml:space="preserve">, </w:t>
      </w:r>
      <w:proofErr w:type="spellStart"/>
      <w:r w:rsidR="0020577B">
        <w:t>NTPclient</w:t>
      </w:r>
      <w:proofErr w:type="spellEnd"/>
      <w:r w:rsidR="0020577B">
        <w:t xml:space="preserve">, </w:t>
      </w:r>
      <w:proofErr w:type="spellStart"/>
      <w:r w:rsidRPr="00945233">
        <w:t>RTClib</w:t>
      </w:r>
      <w:proofErr w:type="spellEnd"/>
      <w:r>
        <w:rPr>
          <w:rFonts w:hint="cs"/>
          <w:rtl/>
        </w:rPr>
        <w:t xml:space="preserve"> אל: </w:t>
      </w:r>
      <w:r w:rsidRPr="0092610F">
        <w:rPr>
          <w:b/>
          <w:bCs/>
        </w:rPr>
        <w:t>C:\Program Files (x86)\Arduino\libraries</w:t>
      </w:r>
    </w:p>
    <w:p w14:paraId="2548ACD0" w14:textId="0C803475" w:rsidR="00945233" w:rsidRDefault="00945233" w:rsidP="0094523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העתיקו מאותה ספרייה את </w:t>
      </w:r>
      <w:proofErr w:type="spellStart"/>
      <w:r>
        <w:t>SPI.h</w:t>
      </w:r>
      <w:proofErr w:type="spellEnd"/>
      <w:r>
        <w:t xml:space="preserve"> </w:t>
      </w:r>
      <w:r>
        <w:rPr>
          <w:rFonts w:hint="cs"/>
          <w:rtl/>
        </w:rPr>
        <w:t xml:space="preserve"> ו </w:t>
      </w:r>
      <w:r>
        <w:t>SPI.</w:t>
      </w:r>
      <w:r w:rsidR="00B10969">
        <w:t>cpp</w:t>
      </w:r>
      <w:r>
        <w:rPr>
          <w:rFonts w:hint="cs"/>
          <w:rtl/>
        </w:rPr>
        <w:t xml:space="preserve"> אל (נמצאים בקובץ </w:t>
      </w:r>
      <w:r>
        <w:t>(ESP32_SPI.zip</w:t>
      </w:r>
      <w:r>
        <w:rPr>
          <w:rFonts w:hint="cs"/>
          <w:rtl/>
        </w:rPr>
        <w:t xml:space="preserve">: </w:t>
      </w:r>
      <w:r w:rsidRPr="00C31D58">
        <w:rPr>
          <w:b/>
          <w:bCs/>
          <w:sz w:val="20"/>
          <w:szCs w:val="20"/>
        </w:rPr>
        <w:t>C:\Users\giltal\AppData\Local\arduino15\packages\esp32\hardware\esp32\1.0.</w:t>
      </w:r>
      <w:r w:rsidR="00794EB3">
        <w:rPr>
          <w:b/>
          <w:bCs/>
          <w:sz w:val="20"/>
          <w:szCs w:val="20"/>
        </w:rPr>
        <w:t>6</w:t>
      </w:r>
      <w:r w:rsidRPr="00C31D58">
        <w:rPr>
          <w:b/>
          <w:bCs/>
          <w:sz w:val="20"/>
          <w:szCs w:val="20"/>
        </w:rPr>
        <w:t>\libraries\SPI\src</w:t>
      </w:r>
      <w:r>
        <w:rPr>
          <w:rFonts w:hint="cs"/>
          <w:rtl/>
        </w:rPr>
        <w:t xml:space="preserve">, במקום </w:t>
      </w:r>
      <w:proofErr w:type="spellStart"/>
      <w:r>
        <w:t>giltal</w:t>
      </w:r>
      <w:proofErr w:type="spellEnd"/>
      <w:r>
        <w:rPr>
          <w:rFonts w:hint="cs"/>
          <w:rtl/>
        </w:rPr>
        <w:t xml:space="preserve"> ה </w:t>
      </w:r>
      <w:r>
        <w:t>user</w:t>
      </w:r>
      <w:r>
        <w:rPr>
          <w:rFonts w:hint="cs"/>
          <w:rtl/>
        </w:rPr>
        <w:t xml:space="preserve"> שלכם</w:t>
      </w:r>
    </w:p>
    <w:p w14:paraId="03261D65" w14:textId="77777777" w:rsidR="00A428F4" w:rsidRDefault="002D0B1C" w:rsidP="00B10969">
      <w:pPr>
        <w:pStyle w:val="ListParagraph"/>
        <w:numPr>
          <w:ilvl w:val="0"/>
          <w:numId w:val="1"/>
        </w:numPr>
        <w:bidi/>
        <w:rPr>
          <w:ins w:id="31" w:author="Tal, Gil (Mobileye)" w:date="2021-06-12T23:17:00Z"/>
        </w:rPr>
      </w:pPr>
      <w:r>
        <w:rPr>
          <w:rFonts w:hint="cs"/>
          <w:rtl/>
        </w:rPr>
        <w:t xml:space="preserve">התקינו </w:t>
      </w:r>
      <w:r w:rsidR="002D2FAC">
        <w:rPr>
          <w:rFonts w:hint="cs"/>
          <w:rtl/>
        </w:rPr>
        <w:t xml:space="preserve">מהספרייה </w:t>
      </w:r>
      <w:r w:rsidR="002D2FAC" w:rsidRPr="00C31D58">
        <w:rPr>
          <w:b/>
          <w:bCs/>
        </w:rPr>
        <w:t>Hardware</w:t>
      </w:r>
      <w:r w:rsidR="002D2FAC">
        <w:rPr>
          <w:rFonts w:hint="cs"/>
          <w:rtl/>
        </w:rPr>
        <w:t xml:space="preserve"> </w:t>
      </w:r>
      <w:r>
        <w:rPr>
          <w:rFonts w:hint="cs"/>
          <w:rtl/>
        </w:rPr>
        <w:t>את ה</w:t>
      </w:r>
      <w:r w:rsidR="002D2FAC">
        <w:rPr>
          <w:rFonts w:hint="cs"/>
          <w:rtl/>
        </w:rPr>
        <w:t xml:space="preserve">דרייבר של ה </w:t>
      </w:r>
      <w:r w:rsidR="002D2FAC">
        <w:t>CP210X</w:t>
      </w:r>
      <w:r w:rsidR="002D2FAC">
        <w:rPr>
          <w:rFonts w:hint="cs"/>
          <w:rtl/>
        </w:rPr>
        <w:t xml:space="preserve"> ואתחלו את המחשב מחדש (</w:t>
      </w:r>
      <w:r w:rsidR="002D2FAC" w:rsidRPr="002D2FAC">
        <w:t>CP210x_Universal_Windows_Driver.zip</w:t>
      </w:r>
      <w:r w:rsidR="002D2FAC">
        <w:rPr>
          <w:rFonts w:hint="cs"/>
          <w:rtl/>
        </w:rPr>
        <w:t xml:space="preserve">) </w:t>
      </w:r>
    </w:p>
    <w:p w14:paraId="403FC7FE" w14:textId="2491C634" w:rsidR="00B10969" w:rsidRDefault="00A428F4">
      <w:pPr>
        <w:pStyle w:val="ListParagraph"/>
        <w:numPr>
          <w:ilvl w:val="0"/>
          <w:numId w:val="1"/>
        </w:numPr>
        <w:bidi/>
        <w:pPrChange w:id="32" w:author="Tal, Gil (Mobileye)" w:date="2021-06-12T23:17:00Z">
          <w:pPr>
            <w:pStyle w:val="ListParagraph"/>
            <w:numPr>
              <w:numId w:val="1"/>
            </w:numPr>
            <w:bidi/>
            <w:ind w:hanging="360"/>
          </w:pPr>
        </w:pPrChange>
      </w:pPr>
      <w:ins w:id="33" w:author="Tal, Gil (Mobileye)" w:date="2021-06-12T23:17:00Z">
        <w:r>
          <w:rPr>
            <w:rFonts w:hint="cs"/>
            <w:rtl/>
          </w:rPr>
          <w:t>פתחו א</w:t>
        </w:r>
      </w:ins>
      <w:ins w:id="34" w:author="Tal, Gil (Mobileye)" w:date="2021-06-12T23:18:00Z">
        <w:r>
          <w:rPr>
            <w:rFonts w:hint="cs"/>
            <w:rtl/>
          </w:rPr>
          <w:t xml:space="preserve">ת קובץ הקוד לדוגמא: </w:t>
        </w:r>
        <w:r w:rsidRPr="00A428F4">
          <w:t>ESP32_Course_BasicExample.ino</w:t>
        </w:r>
      </w:ins>
      <w:r w:rsidR="002D2FAC">
        <w:rPr>
          <w:rFonts w:hint="cs"/>
          <w:rtl/>
        </w:rPr>
        <w:t xml:space="preserve"> </w:t>
      </w:r>
      <w:ins w:id="35" w:author="Tal, Gil (Mobileye)" w:date="2021-06-12T23:18:00Z">
        <w:r>
          <w:rPr>
            <w:rFonts w:hint="cs"/>
            <w:rtl/>
          </w:rPr>
          <w:t xml:space="preserve">ודרסו את הקוד </w:t>
        </w:r>
      </w:ins>
      <w:ins w:id="36" w:author="Tal, Gil (Mobileye)" w:date="2021-06-12T23:19:00Z">
        <w:r>
          <w:rPr>
            <w:rFonts w:hint="cs"/>
            <w:rtl/>
          </w:rPr>
          <w:t>בפרויקט</w:t>
        </w:r>
      </w:ins>
      <w:ins w:id="37" w:author="Tal, Gil (Mobileye)" w:date="2021-06-12T23:18:00Z">
        <w:r>
          <w:rPr>
            <w:rFonts w:hint="cs"/>
            <w:rtl/>
          </w:rPr>
          <w:t xml:space="preserve"> דו</w:t>
        </w:r>
      </w:ins>
      <w:ins w:id="38" w:author="Tal, Gil (Mobileye)" w:date="2021-06-12T23:19:00Z">
        <w:r>
          <w:rPr>
            <w:rFonts w:hint="cs"/>
            <w:rtl/>
          </w:rPr>
          <w:t>גמא שיצרתם, קמפלו וטענו את הקוד</w:t>
        </w:r>
      </w:ins>
      <w:ins w:id="39" w:author="Tal, Gil (Mobileye)" w:date="2021-06-12T23:20:00Z">
        <w:r>
          <w:rPr>
            <w:rFonts w:hint="cs"/>
            <w:rtl/>
          </w:rPr>
          <w:t xml:space="preserve"> (הקובץ דוגמא נמצא כאן: </w:t>
        </w:r>
      </w:ins>
      <w:ins w:id="40" w:author="Tal, Gil (Mobileye)" w:date="2021-06-12T23:21:00Z">
        <w:r w:rsidR="0066053E">
          <w:t>(</w:t>
        </w:r>
        <w:r w:rsidR="0066053E">
          <w:fldChar w:fldCharType="begin"/>
        </w:r>
        <w:r w:rsidR="0066053E">
          <w:instrText xml:space="preserve"> HYPERLINK "</w:instrText>
        </w:r>
      </w:ins>
      <w:ins w:id="41" w:author="Tal, Gil (Mobileye)" w:date="2021-06-12T23:20:00Z">
        <w:r w:rsidR="0066053E" w:rsidRPr="0066053E">
          <w:rPr>
            <w:rPrChange w:id="42" w:author="Tal, Gil (Mobileye)" w:date="2021-06-12T23:21:00Z">
              <w:rPr>
                <w:rStyle w:val="Hyperlink"/>
              </w:rPr>
            </w:rPrChange>
          </w:rPr>
          <w:instrText>https://github.com/giltal/ESP32_Course</w:instrText>
        </w:r>
      </w:ins>
      <w:ins w:id="43" w:author="Tal, Gil (Mobileye)" w:date="2021-06-12T23:21:00Z">
        <w:r w:rsidR="0066053E">
          <w:instrText xml:space="preserve">" </w:instrText>
        </w:r>
        <w:r w:rsidR="0066053E">
          <w:fldChar w:fldCharType="separate"/>
        </w:r>
      </w:ins>
      <w:ins w:id="44" w:author="Tal, Gil (Mobileye)" w:date="2021-06-12T23:20:00Z">
        <w:r w:rsidR="0066053E" w:rsidRPr="00AB1518">
          <w:rPr>
            <w:rStyle w:val="Hyperlink"/>
          </w:rPr>
          <w:t>https://github.com/giltal/ESP32_Course</w:t>
        </w:r>
      </w:ins>
      <w:ins w:id="45" w:author="Tal, Gil (Mobileye)" w:date="2021-06-12T23:21:00Z">
        <w:r w:rsidR="0066053E">
          <w:fldChar w:fldCharType="end"/>
        </w:r>
      </w:ins>
      <w:ins w:id="46" w:author="Tal, Gil (Mobileye)" w:date="2021-06-12T23:20:00Z">
        <w:r>
          <w:t>/</w:t>
        </w:r>
        <w:r w:rsidRPr="00A428F4">
          <w:t>CodeExamples</w:t>
        </w:r>
      </w:ins>
    </w:p>
    <w:p w14:paraId="69E82D51" w14:textId="77777777" w:rsidR="00945233" w:rsidRDefault="00945233" w:rsidP="00945233">
      <w:pPr>
        <w:bidi/>
      </w:pPr>
    </w:p>
    <w:p w14:paraId="0B1F78A9" w14:textId="77777777" w:rsidR="00945233" w:rsidRPr="007E4713" w:rsidRDefault="00945233" w:rsidP="00945233">
      <w:pPr>
        <w:bidi/>
        <w:rPr>
          <w:rtl/>
        </w:rPr>
      </w:pPr>
    </w:p>
    <w:sectPr w:rsidR="00945233" w:rsidRPr="007E47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2D97D7" w14:textId="77777777" w:rsidR="004E4489" w:rsidRDefault="004E4489" w:rsidP="008A24E5">
      <w:pPr>
        <w:spacing w:after="0" w:line="240" w:lineRule="auto"/>
      </w:pPr>
      <w:r>
        <w:separator/>
      </w:r>
    </w:p>
  </w:endnote>
  <w:endnote w:type="continuationSeparator" w:id="0">
    <w:p w14:paraId="4A4BE962" w14:textId="77777777" w:rsidR="004E4489" w:rsidRDefault="004E4489" w:rsidP="008A2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A7E58D" w14:textId="77777777" w:rsidR="004E4489" w:rsidRDefault="004E4489" w:rsidP="008A24E5">
      <w:pPr>
        <w:spacing w:after="0" w:line="240" w:lineRule="auto"/>
      </w:pPr>
      <w:r>
        <w:separator/>
      </w:r>
    </w:p>
  </w:footnote>
  <w:footnote w:type="continuationSeparator" w:id="0">
    <w:p w14:paraId="6100DC5A" w14:textId="77777777" w:rsidR="004E4489" w:rsidRDefault="004E4489" w:rsidP="008A24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831ECE"/>
    <w:multiLevelType w:val="hybridMultilevel"/>
    <w:tmpl w:val="8F7AB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Shohat, Drory">
    <w15:presenceInfo w15:providerId="AD" w15:userId="S::drory.shohat@intel.com::9079ea5b-fd3e-43a9-a054-19d96eaa6c73"/>
  </w15:person>
  <w15:person w15:author="Tal, Gil (Mobileye)">
    <w15:presenceInfo w15:providerId="AD" w15:userId="S::gil.tal@intel.com::f0265839-0df2-4f51-9b07-e29255fd875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70"/>
  <w:proofState w:spelling="clean" w:grammar="clean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713"/>
    <w:rsid w:val="00043B5F"/>
    <w:rsid w:val="000A4559"/>
    <w:rsid w:val="00111915"/>
    <w:rsid w:val="00161E94"/>
    <w:rsid w:val="00183AF1"/>
    <w:rsid w:val="0020577B"/>
    <w:rsid w:val="002813C0"/>
    <w:rsid w:val="00287902"/>
    <w:rsid w:val="002B306C"/>
    <w:rsid w:val="002D0B1C"/>
    <w:rsid w:val="002D2FAC"/>
    <w:rsid w:val="00351BC7"/>
    <w:rsid w:val="00352685"/>
    <w:rsid w:val="00384561"/>
    <w:rsid w:val="003F372B"/>
    <w:rsid w:val="004B7325"/>
    <w:rsid w:val="004E4489"/>
    <w:rsid w:val="0059207F"/>
    <w:rsid w:val="005E0B62"/>
    <w:rsid w:val="0066053E"/>
    <w:rsid w:val="006B7C95"/>
    <w:rsid w:val="006D43B5"/>
    <w:rsid w:val="007015F2"/>
    <w:rsid w:val="007340FD"/>
    <w:rsid w:val="0078047A"/>
    <w:rsid w:val="00794EB3"/>
    <w:rsid w:val="007A389F"/>
    <w:rsid w:val="007E0579"/>
    <w:rsid w:val="007E4713"/>
    <w:rsid w:val="00815EAD"/>
    <w:rsid w:val="00821886"/>
    <w:rsid w:val="008474DE"/>
    <w:rsid w:val="008A24E5"/>
    <w:rsid w:val="008C16DC"/>
    <w:rsid w:val="008C29A4"/>
    <w:rsid w:val="008D544A"/>
    <w:rsid w:val="008E3A83"/>
    <w:rsid w:val="00912853"/>
    <w:rsid w:val="0092610F"/>
    <w:rsid w:val="0093272F"/>
    <w:rsid w:val="00945233"/>
    <w:rsid w:val="009B322C"/>
    <w:rsid w:val="009C6992"/>
    <w:rsid w:val="009D2503"/>
    <w:rsid w:val="00A428F4"/>
    <w:rsid w:val="00AA1839"/>
    <w:rsid w:val="00B10969"/>
    <w:rsid w:val="00B776EE"/>
    <w:rsid w:val="00C31D58"/>
    <w:rsid w:val="00C617F6"/>
    <w:rsid w:val="00D0417B"/>
    <w:rsid w:val="00D23EEB"/>
    <w:rsid w:val="00D40D3F"/>
    <w:rsid w:val="00DD36D8"/>
    <w:rsid w:val="00E34C31"/>
    <w:rsid w:val="00E67157"/>
    <w:rsid w:val="00E81FEB"/>
    <w:rsid w:val="00EF4FBF"/>
    <w:rsid w:val="00FA1B29"/>
    <w:rsid w:val="00FE62F7"/>
    <w:rsid w:val="00FF0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02A23A"/>
  <w15:chartTrackingRefBased/>
  <w15:docId w15:val="{EDF74D2A-81A3-4E4A-93D8-293CA6F49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25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7E471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4713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unhideWhenUsed/>
    <w:rsid w:val="006B7C9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0D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0D3F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40D3F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25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2503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D25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4523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C29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79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rduino.cc/en/Main/OldSoftwareRelease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D0FD4A-0857-4B67-97D0-DA1AD85ED5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434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Tal, Gil (Mobileye)</dc:creator>
  <cp:keywords>CTPClassification=CTP_NT</cp:keywords>
  <dc:description/>
  <cp:lastModifiedBy>Tal, Gil (Mobileye)</cp:lastModifiedBy>
  <cp:revision>5</cp:revision>
  <dcterms:created xsi:type="dcterms:W3CDTF">2021-06-10T11:24:00Z</dcterms:created>
  <dcterms:modified xsi:type="dcterms:W3CDTF">2021-06-15T06:03:00Z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f75f3ee8-b81b-4256-bc6f-e79a7f698c2c</vt:lpwstr>
  </property>
  <property fmtid="{D5CDD505-2E9C-101B-9397-08002B2CF9AE}" pid="3" name="CTP_TimeStamp">
    <vt:lpwstr>2020-01-13 14:46:54Z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